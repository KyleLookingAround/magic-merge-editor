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5DD15" w14:textId="022CB79A" w:rsidR="00BB1AB7" w:rsidRPr="00E45913" w:rsidDel="007930E7" w:rsidRDefault="003E3FA1" w:rsidP="002E4E78">
      <w:pPr>
        <w:autoSpaceDE w:val="0"/>
        <w:autoSpaceDN w:val="0"/>
        <w:adjustRightInd w:val="0"/>
        <w:spacing w:after="0" w:line="240" w:lineRule="auto"/>
        <w:jc w:val="center"/>
        <w:rPr>
          <w:del w:id="0" w:author="Cleo Diggins" w:date="2025-10-30T10:36:00Z" w16du:dateUtc="2025-10-30T10:36:00Z"/>
          <w:rFonts w:ascii="Figtree" w:hAnsi="Figtree" w:cs="Arial"/>
          <w:sz w:val="20"/>
          <w:szCs w:val="20"/>
        </w:rPr>
      </w:pPr>
      <w:r w:rsidRPr="00F74489">
        <w:rPr>
          <w:rFonts w:ascii="Figtree" w:hAnsi="Figtree" w:cs="Arial"/>
          <w:sz w:val="20"/>
          <w:szCs w:val="20"/>
          <w:highlight w:val="yellow"/>
        </w:rPr>
        <w:t>&lt;&lt;</w:t>
      </w:r>
      <w:r w:rsidR="002E4E78" w:rsidRPr="00F74489">
        <w:rPr>
          <w:rFonts w:ascii="Figtree" w:hAnsi="Figtree" w:cs="Arial"/>
          <w:sz w:val="20"/>
          <w:szCs w:val="20"/>
          <w:highlight w:val="yellow"/>
        </w:rPr>
        <w:t>m2l logo</w:t>
      </w:r>
      <w:r w:rsidRPr="00F74489">
        <w:rPr>
          <w:rFonts w:ascii="Figtree" w:hAnsi="Figtree" w:cs="Arial"/>
          <w:sz w:val="20"/>
          <w:szCs w:val="20"/>
          <w:highlight w:val="yellow"/>
        </w:rPr>
        <w:t>&gt;&gt;</w:t>
      </w:r>
    </w:p>
    <w:p w14:paraId="66DF26D3" w14:textId="77777777" w:rsidR="00BB1AB7" w:rsidRPr="00E45913" w:rsidRDefault="00376E26">
      <w:pPr>
        <w:autoSpaceDE w:val="0"/>
        <w:autoSpaceDN w:val="0"/>
        <w:adjustRightInd w:val="0"/>
        <w:spacing w:after="0" w:line="240" w:lineRule="auto"/>
        <w:jc w:val="center"/>
        <w:rPr>
          <w:rFonts w:ascii="Figtree" w:hAnsi="Figtree" w:cs="Arial"/>
          <w:sz w:val="20"/>
          <w:szCs w:val="20"/>
        </w:rPr>
      </w:pPr>
      <w:r w:rsidRPr="00E45913">
        <w:rPr>
          <w:rFonts w:ascii="Figtree" w:hAnsi="Figtree" w:cs="Arial"/>
          <w:noProof/>
          <w:sz w:val="20"/>
          <w:szCs w:val="20"/>
          <w:lang w:eastAsia="en-GB"/>
        </w:rPr>
        <w:drawing>
          <wp:anchor distT="0" distB="0" distL="114300" distR="114300" simplePos="0" relativeHeight="251658240" behindDoc="0" locked="0" layoutInCell="1" allowOverlap="1" wp14:anchorId="373CDD99" wp14:editId="350DFE84">
            <wp:simplePos x="0" y="0"/>
            <wp:positionH relativeFrom="column">
              <wp:posOffset>1295400</wp:posOffset>
            </wp:positionH>
            <wp:positionV relativeFrom="paragraph">
              <wp:posOffset>124460</wp:posOffset>
            </wp:positionV>
            <wp:extent cx="1533525" cy="638175"/>
            <wp:effectExtent l="19050" t="0" r="9525" b="0"/>
            <wp:wrapSquare wrapText="bothSides"/>
            <wp:docPr id="1" name="il_fi" descr="http://www.fca.org.uk/static/fca/media/images/keyfacts-black-r-hig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fca.org.uk/static/fca/media/images/keyfacts-black-r-high.jpg"/>
                    <pic:cNvPicPr>
                      <a:picLocks noChangeAspect="1" noChangeArrowheads="1"/>
                    </pic:cNvPicPr>
                  </pic:nvPicPr>
                  <pic:blipFill>
                    <a:blip r:embed="rId11" cstate="print"/>
                    <a:srcRect/>
                    <a:stretch>
                      <a:fillRect/>
                    </a:stretch>
                  </pic:blipFill>
                  <pic:spPr bwMode="auto">
                    <a:xfrm>
                      <a:off x="0" y="0"/>
                      <a:ext cx="1533525" cy="638175"/>
                    </a:xfrm>
                    <a:prstGeom prst="rect">
                      <a:avLst/>
                    </a:prstGeom>
                    <a:noFill/>
                    <a:ln w="9525">
                      <a:noFill/>
                      <a:miter lim="800000"/>
                      <a:headEnd/>
                      <a:tailEnd/>
                    </a:ln>
                  </pic:spPr>
                </pic:pic>
              </a:graphicData>
            </a:graphic>
          </wp:anchor>
        </w:drawing>
      </w:r>
    </w:p>
    <w:p w14:paraId="19E14F56" w14:textId="77777777" w:rsidR="00BB1AB7" w:rsidRPr="00E45913" w:rsidRDefault="00376E26">
      <w:pPr>
        <w:autoSpaceDE w:val="0"/>
        <w:autoSpaceDN w:val="0"/>
        <w:adjustRightInd w:val="0"/>
        <w:spacing w:after="0" w:line="240" w:lineRule="auto"/>
        <w:rPr>
          <w:rFonts w:ascii="Figtree" w:hAnsi="Figtree" w:cs="Arial"/>
          <w:sz w:val="20"/>
          <w:szCs w:val="20"/>
        </w:rPr>
      </w:pPr>
      <w:r w:rsidRPr="00E45913">
        <w:rPr>
          <w:rFonts w:ascii="Figtree" w:hAnsi="Figtree" w:cs="Arial"/>
          <w:noProof/>
          <w:sz w:val="20"/>
          <w:szCs w:val="20"/>
          <w:lang w:eastAsia="en-GB"/>
        </w:rPr>
        <mc:AlternateContent>
          <mc:Choice Requires="wps">
            <w:drawing>
              <wp:anchor distT="0" distB="0" distL="114300" distR="114300" simplePos="0" relativeHeight="251658241" behindDoc="0" locked="0" layoutInCell="1" allowOverlap="1" wp14:anchorId="74E9CFD0" wp14:editId="48D651CD">
                <wp:simplePos x="0" y="0"/>
                <wp:positionH relativeFrom="column">
                  <wp:posOffset>2754630</wp:posOffset>
                </wp:positionH>
                <wp:positionV relativeFrom="paragraph">
                  <wp:posOffset>33020</wp:posOffset>
                </wp:positionV>
                <wp:extent cx="1903730" cy="302895"/>
                <wp:effectExtent l="1905" t="4445" r="0" b="0"/>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3730"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2BA1DD" w14:textId="77777777" w:rsidR="005B13CF" w:rsidRDefault="005B13CF">
                            <w:pPr>
                              <w:rPr>
                                <w:rFonts w:ascii="Arial" w:hAnsi="Arial" w:cs="Arial"/>
                                <w:sz w:val="20"/>
                                <w:szCs w:val="20"/>
                              </w:rPr>
                            </w:pPr>
                            <w:r>
                              <w:rPr>
                                <w:rFonts w:ascii="Arial" w:hAnsi="Arial" w:cs="Arial"/>
                                <w:sz w:val="20"/>
                                <w:szCs w:val="20"/>
                              </w:rPr>
                              <w:t>about this lifetime mortgage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4E9CFD0" id="_x0000_t202" coordsize="21600,21600" o:spt="202" path="m,l,21600r21600,l21600,xe">
                <v:stroke joinstyle="miter"/>
                <v:path gradientshapeok="t" o:connecttype="rect"/>
              </v:shapetype>
              <v:shape id="Text Box 6" o:spid="_x0000_s1026" type="#_x0000_t202" style="position:absolute;margin-left:216.9pt;margin-top:2.6pt;width:149.9pt;height:23.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" filled="f" stroked="f">
                <v:textbox>
                  <w:txbxContent>
                    <w:p w14:paraId="3F2BA1DD" w14:textId="77777777" w:rsidR="005B13CF" w:rsidRDefault="005B13CF">
                      <w:pPr>
                        <w:rPr>
                          <w:rFonts w:ascii="Arial" w:hAnsi="Arial" w:cs="Arial"/>
                          <w:sz w:val="20"/>
                          <w:szCs w:val="20"/>
                        </w:rPr>
                      </w:pPr>
                      <w:r>
                        <w:rPr>
                          <w:rFonts w:ascii="Arial" w:hAnsi="Arial" w:cs="Arial"/>
                          <w:sz w:val="20"/>
                          <w:szCs w:val="20"/>
                        </w:rPr>
                        <w:t>about this lifetime mortgage</w:t>
                      </w:r>
                    </w:p>
                  </w:txbxContent>
                </v:textbox>
              </v:shape>
            </w:pict>
          </mc:Fallback>
        </mc:AlternateContent>
      </w:r>
      <w:r w:rsidRPr="00E45913">
        <w:rPr>
          <w:rFonts w:ascii="Figtree" w:hAnsi="Figtree" w:cs="Arial"/>
          <w:sz w:val="20"/>
          <w:szCs w:val="20"/>
        </w:rPr>
        <w:t xml:space="preserve"> </w:t>
      </w:r>
      <w:r w:rsidRPr="00E45913">
        <w:rPr>
          <w:rFonts w:ascii="Figtree" w:hAnsi="Figtree" w:cs="Arial"/>
          <w:sz w:val="20"/>
          <w:szCs w:val="20"/>
        </w:rPr>
        <w:tab/>
      </w:r>
      <w:r w:rsidRPr="00E45913">
        <w:rPr>
          <w:rFonts w:ascii="Figtree" w:hAnsi="Figtree" w:cs="Arial"/>
          <w:sz w:val="20"/>
          <w:szCs w:val="20"/>
        </w:rPr>
        <w:tab/>
      </w:r>
    </w:p>
    <w:p w14:paraId="73AD522F" w14:textId="77777777" w:rsidR="00BB1AB7" w:rsidRPr="00E45913" w:rsidRDefault="00BB1AB7">
      <w:pPr>
        <w:autoSpaceDE w:val="0"/>
        <w:autoSpaceDN w:val="0"/>
        <w:adjustRightInd w:val="0"/>
        <w:spacing w:after="0" w:line="240" w:lineRule="auto"/>
        <w:rPr>
          <w:rFonts w:ascii="Figtree" w:hAnsi="Figtree" w:cs="Arial"/>
          <w:sz w:val="20"/>
          <w:szCs w:val="20"/>
        </w:rPr>
      </w:pPr>
    </w:p>
    <w:p w14:paraId="5B36BAE7" w14:textId="77777777" w:rsidR="00BB1AB7" w:rsidRPr="00E45913" w:rsidRDefault="00BB1AB7">
      <w:pPr>
        <w:autoSpaceDE w:val="0"/>
        <w:autoSpaceDN w:val="0"/>
        <w:adjustRightInd w:val="0"/>
        <w:spacing w:after="0" w:line="240" w:lineRule="auto"/>
        <w:rPr>
          <w:rFonts w:ascii="Figtree" w:hAnsi="Figtree" w:cs="Arial"/>
          <w:sz w:val="20"/>
          <w:szCs w:val="20"/>
        </w:rPr>
      </w:pPr>
    </w:p>
    <w:p w14:paraId="5DAD0410" w14:textId="77777777" w:rsidR="00BB1AB7" w:rsidRPr="00E45913" w:rsidRDefault="00BB1AB7">
      <w:pPr>
        <w:autoSpaceDE w:val="0"/>
        <w:autoSpaceDN w:val="0"/>
        <w:adjustRightInd w:val="0"/>
        <w:spacing w:after="0" w:line="240" w:lineRule="auto"/>
        <w:rPr>
          <w:rFonts w:ascii="Figtree" w:hAnsi="Figtree" w:cs="Arial"/>
          <w:sz w:val="20"/>
          <w:szCs w:val="20"/>
        </w:rPr>
      </w:pPr>
    </w:p>
    <w:p w14:paraId="5181B2FA" w14:textId="77777777" w:rsidR="00BB1AB7" w:rsidRPr="00E45913" w:rsidRDefault="00BB1AB7">
      <w:pPr>
        <w:autoSpaceDE w:val="0"/>
        <w:autoSpaceDN w:val="0"/>
        <w:adjustRightInd w:val="0"/>
        <w:spacing w:after="0" w:line="240" w:lineRule="auto"/>
        <w:rPr>
          <w:rFonts w:ascii="Figtree" w:hAnsi="Figtree" w:cs="Arial"/>
          <w:sz w:val="20"/>
          <w:szCs w:val="20"/>
        </w:rPr>
      </w:pPr>
    </w:p>
    <w:tbl>
      <w:tblPr>
        <w:tblW w:w="9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7"/>
      </w:tblGrid>
      <w:tr w:rsidR="00BB1AB7" w:rsidRPr="00E45913" w14:paraId="1CEF9E7D" w14:textId="77777777">
        <w:trPr>
          <w:trHeight w:val="854"/>
        </w:trPr>
        <w:tc>
          <w:tcPr>
            <w:tcW w:w="9207" w:type="dxa"/>
            <w:shd w:val="clear" w:color="auto" w:fill="9CC2E5" w:themeFill="accent1" w:themeFillTint="99"/>
          </w:tcPr>
          <w:p w14:paraId="77BC0080" w14:textId="77777777" w:rsidR="00BB1AB7" w:rsidRPr="00E45913" w:rsidRDefault="00BB1AB7">
            <w:pPr>
              <w:autoSpaceDE w:val="0"/>
              <w:autoSpaceDN w:val="0"/>
              <w:adjustRightInd w:val="0"/>
              <w:spacing w:after="0" w:line="240" w:lineRule="auto"/>
              <w:rPr>
                <w:rFonts w:ascii="Figtree" w:hAnsi="Figtree" w:cs="Arial"/>
                <w:sz w:val="8"/>
                <w:szCs w:val="8"/>
              </w:rPr>
            </w:pPr>
          </w:p>
          <w:p w14:paraId="5B0DF1E8" w14:textId="77777777" w:rsidR="00C24556" w:rsidRDefault="00376E26">
            <w:pPr>
              <w:autoSpaceDE w:val="0"/>
              <w:autoSpaceDN w:val="0"/>
              <w:adjustRightInd w:val="0"/>
              <w:spacing w:after="0" w:line="240" w:lineRule="auto"/>
              <w:rPr>
                <w:ins w:id="1" w:author="Lucy Knowles" w:date="2026-02-24T16:42:00Z" w16du:dateUtc="2026-02-24T16:42:00Z"/>
                <w:rFonts w:ascii="Figtree" w:hAnsi="Figtree" w:cs="Arial"/>
                <w:sz w:val="20"/>
                <w:szCs w:val="20"/>
              </w:rPr>
            </w:pPr>
            <w:r w:rsidRPr="00E45913">
              <w:rPr>
                <w:rFonts w:ascii="Figtree" w:hAnsi="Figtree" w:cs="Arial"/>
                <w:sz w:val="20"/>
                <w:szCs w:val="20"/>
              </w:rPr>
              <w:t xml:space="preserve">Personalised information on a lifetime mortgage for: </w:t>
            </w:r>
          </w:p>
          <w:p w14:paraId="09C414E8" w14:textId="74273E41" w:rsidR="004E0622" w:rsidRDefault="00C26E34">
            <w:pPr>
              <w:autoSpaceDE w:val="0"/>
              <w:autoSpaceDN w:val="0"/>
              <w:adjustRightInd w:val="0"/>
              <w:spacing w:after="0" w:line="240" w:lineRule="auto"/>
              <w:rPr>
                <w:rFonts w:ascii="Figtree" w:hAnsi="Figtree" w:cs="Arial"/>
                <w:sz w:val="20"/>
                <w:szCs w:val="20"/>
              </w:rPr>
            </w:pPr>
            <w:r w:rsidRPr="00F36189">
              <w:rPr>
                <w:rFonts w:ascii="Figtree" w:hAnsi="Figtree" w:cs="Arial"/>
                <w:sz w:val="20"/>
                <w:szCs w:val="20"/>
                <w:highlight w:val="yellow"/>
              </w:rPr>
              <w:t>&lt;&lt;</w:t>
            </w:r>
            <w:r w:rsidR="004E0622" w:rsidRPr="00F36189">
              <w:rPr>
                <w:rFonts w:ascii="Figtree" w:hAnsi="Figtree" w:cs="Arial"/>
                <w:sz w:val="20"/>
                <w:szCs w:val="20"/>
                <w:highlight w:val="yellow"/>
              </w:rPr>
              <w:t>A</w:t>
            </w:r>
            <w:r w:rsidR="00F36189" w:rsidRPr="00F36189">
              <w:rPr>
                <w:rFonts w:ascii="Figtree" w:hAnsi="Figtree" w:cs="Arial"/>
                <w:sz w:val="20"/>
                <w:szCs w:val="20"/>
                <w:highlight w:val="yellow"/>
              </w:rPr>
              <w:t>llApplicantNames&gt;&gt;</w:t>
            </w:r>
          </w:p>
          <w:p w14:paraId="4110BF07" w14:textId="77777777" w:rsidR="00F36189" w:rsidRDefault="00F36189">
            <w:pPr>
              <w:autoSpaceDE w:val="0"/>
              <w:autoSpaceDN w:val="0"/>
              <w:adjustRightInd w:val="0"/>
              <w:spacing w:after="0" w:line="240" w:lineRule="auto"/>
              <w:rPr>
                <w:rFonts w:ascii="Figtree" w:hAnsi="Figtree" w:cs="Arial"/>
                <w:sz w:val="20"/>
                <w:szCs w:val="20"/>
              </w:rPr>
            </w:pPr>
          </w:p>
          <w:p w14:paraId="0B06640A" w14:textId="3AC8B691" w:rsidR="00BB1AB7" w:rsidRPr="00E45913" w:rsidRDefault="00376E26">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 xml:space="preserve">Date produced: </w:t>
            </w:r>
            <w:r w:rsidR="00C26E34" w:rsidRPr="00401381">
              <w:rPr>
                <w:rFonts w:ascii="Figtree" w:hAnsi="Figtree" w:cs="Arial"/>
                <w:sz w:val="20"/>
                <w:szCs w:val="20"/>
                <w:highlight w:val="yellow"/>
              </w:rPr>
              <w:t>&lt;&lt;</w:t>
            </w:r>
            <w:r w:rsidR="00401381" w:rsidRPr="00401381">
              <w:rPr>
                <w:rFonts w:ascii="Figtree" w:hAnsi="Figtree" w:cs="Arial"/>
                <w:sz w:val="20"/>
                <w:szCs w:val="20"/>
                <w:highlight w:val="yellow"/>
              </w:rPr>
              <w:t>TodaysDate</w:t>
            </w:r>
            <w:r w:rsidR="00C26E34" w:rsidRPr="00401381">
              <w:rPr>
                <w:rFonts w:ascii="Figtree" w:hAnsi="Figtree" w:cs="Arial"/>
                <w:sz w:val="20"/>
                <w:szCs w:val="20"/>
                <w:highlight w:val="yellow"/>
              </w:rPr>
              <w:t>&gt;&gt;</w:t>
            </w:r>
            <w:r w:rsidRPr="00E45913">
              <w:rPr>
                <w:rFonts w:ascii="Figtree" w:hAnsi="Figtree" w:cs="Arial"/>
                <w:sz w:val="20"/>
                <w:szCs w:val="20"/>
              </w:rPr>
              <w:t xml:space="preserve">                                          Reference number: </w:t>
            </w:r>
            <w:r w:rsidR="00C26E34" w:rsidRPr="00476301">
              <w:rPr>
                <w:rFonts w:ascii="Figtree" w:hAnsi="Figtree" w:cs="Arial"/>
                <w:sz w:val="20"/>
                <w:szCs w:val="20"/>
                <w:highlight w:val="yellow"/>
              </w:rPr>
              <w:t>&lt;&lt;</w:t>
            </w:r>
            <w:r w:rsidR="00D931B9" w:rsidRPr="00476301">
              <w:rPr>
                <w:rFonts w:ascii="Figtree" w:hAnsi="Figtree" w:cs="Arial"/>
                <w:sz w:val="20"/>
                <w:szCs w:val="20"/>
                <w:highlight w:val="yellow"/>
              </w:rPr>
              <w:t>A</w:t>
            </w:r>
            <w:r w:rsidR="00476301" w:rsidRPr="00476301">
              <w:rPr>
                <w:rFonts w:ascii="Figtree" w:hAnsi="Figtree" w:cs="Arial"/>
                <w:sz w:val="20"/>
                <w:szCs w:val="20"/>
                <w:highlight w:val="yellow"/>
              </w:rPr>
              <w:t>pplicationNumber</w:t>
            </w:r>
            <w:r w:rsidR="00C26E34" w:rsidRPr="00476301">
              <w:rPr>
                <w:rFonts w:ascii="Figtree" w:hAnsi="Figtree" w:cs="Arial"/>
                <w:sz w:val="20"/>
                <w:szCs w:val="20"/>
                <w:highlight w:val="yellow"/>
              </w:rPr>
              <w:t>&gt;&gt;</w:t>
            </w:r>
            <w:r w:rsidRPr="00E45913">
              <w:rPr>
                <w:rFonts w:ascii="Figtree" w:hAnsi="Figtree" w:cs="Arial"/>
                <w:sz w:val="20"/>
                <w:szCs w:val="20"/>
              </w:rPr>
              <w:br/>
            </w:r>
          </w:p>
          <w:p w14:paraId="0F3898B9" w14:textId="77777777" w:rsidR="00BB1AB7" w:rsidRPr="00E45913" w:rsidRDefault="00376E26">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This illustration is not guaranteed and is valid on the day it is produced.</w:t>
            </w:r>
          </w:p>
          <w:p w14:paraId="0947A773" w14:textId="77777777" w:rsidR="00BB1AB7" w:rsidRPr="00E45913" w:rsidRDefault="00BB1AB7">
            <w:pPr>
              <w:autoSpaceDE w:val="0"/>
              <w:autoSpaceDN w:val="0"/>
              <w:adjustRightInd w:val="0"/>
              <w:spacing w:after="0" w:line="240" w:lineRule="auto"/>
              <w:rPr>
                <w:rFonts w:ascii="Figtree" w:hAnsi="Figtree" w:cs="Arial"/>
                <w:sz w:val="8"/>
                <w:szCs w:val="8"/>
              </w:rPr>
            </w:pPr>
          </w:p>
        </w:tc>
      </w:tr>
    </w:tbl>
    <w:p w14:paraId="2F9FE9FB" w14:textId="77777777" w:rsidR="00BB1AB7" w:rsidRPr="00E45913" w:rsidRDefault="00BB1AB7">
      <w:pPr>
        <w:pStyle w:val="NoSpacing"/>
        <w:rPr>
          <w:rFonts w:ascii="Figtree" w:hAnsi="Figtree" w:cs="Arial"/>
          <w:sz w:val="20"/>
          <w:szCs w:val="20"/>
        </w:rPr>
      </w:pPr>
    </w:p>
    <w:p w14:paraId="24E005BC" w14:textId="37CB647D" w:rsidR="00BB1AB7" w:rsidRDefault="00376E26">
      <w:pPr>
        <w:pStyle w:val="NoSpacing"/>
        <w:rPr>
          <w:rFonts w:ascii="Figtree" w:hAnsi="Figtree" w:cs="Arial"/>
          <w:sz w:val="20"/>
          <w:szCs w:val="20"/>
        </w:rPr>
      </w:pPr>
      <w:r w:rsidRPr="00E45913">
        <w:rPr>
          <w:rFonts w:ascii="Figtree" w:hAnsi="Figtree" w:cs="Arial"/>
          <w:sz w:val="20"/>
          <w:szCs w:val="20"/>
        </w:rPr>
        <w:t xml:space="preserve">This is not a legally binding mortgage </w:t>
      </w:r>
      <w:r w:rsidR="001D628E" w:rsidRPr="00E45913">
        <w:rPr>
          <w:rFonts w:ascii="Figtree" w:hAnsi="Figtree" w:cs="Arial"/>
          <w:sz w:val="20"/>
          <w:szCs w:val="20"/>
        </w:rPr>
        <w:t>O</w:t>
      </w:r>
      <w:r w:rsidRPr="00E45913">
        <w:rPr>
          <w:rFonts w:ascii="Figtree" w:hAnsi="Figtree" w:cs="Arial"/>
          <w:sz w:val="20"/>
          <w:szCs w:val="20"/>
        </w:rPr>
        <w:t xml:space="preserve">ffer and it does not oblige </w:t>
      </w:r>
      <w:r w:rsidR="00153CFA" w:rsidRPr="00E45913">
        <w:rPr>
          <w:rFonts w:ascii="Figtree" w:hAnsi="Figtree" w:cs="Arial"/>
          <w:sz w:val="20"/>
          <w:szCs w:val="20"/>
        </w:rPr>
        <w:t>more2life</w:t>
      </w:r>
      <w:r w:rsidRPr="00E45913">
        <w:rPr>
          <w:rFonts w:ascii="Figtree" w:hAnsi="Figtree" w:cs="Arial"/>
          <w:sz w:val="20"/>
          <w:szCs w:val="20"/>
        </w:rPr>
        <w:t xml:space="preserve"> Limited to provide you with the mortgage described in this illustration.</w:t>
      </w:r>
    </w:p>
    <w:p w14:paraId="7F5EC286" w14:textId="77777777" w:rsidR="00321CA2" w:rsidRPr="00E45913" w:rsidRDefault="00321CA2">
      <w:pPr>
        <w:pStyle w:val="NoSpacing"/>
        <w:rPr>
          <w:rFonts w:ascii="Figtree" w:hAnsi="Figtree" w:cs="Arial"/>
          <w:sz w:val="20"/>
          <w:szCs w:val="20"/>
        </w:rPr>
      </w:pPr>
    </w:p>
    <w:p w14:paraId="4148BA54" w14:textId="77777777" w:rsidR="00BB1AB7" w:rsidRPr="00E45913" w:rsidRDefault="00BB1AB7">
      <w:pPr>
        <w:autoSpaceDE w:val="0"/>
        <w:autoSpaceDN w:val="0"/>
        <w:adjustRightInd w:val="0"/>
        <w:spacing w:after="0" w:line="240" w:lineRule="auto"/>
        <w:rPr>
          <w:rFonts w:ascii="Figtree" w:hAnsi="Figtree" w:cs="Arial"/>
          <w:sz w:val="20"/>
          <w:szCs w:val="20"/>
        </w:rPr>
      </w:pPr>
    </w:p>
    <w:tbl>
      <w:tblPr>
        <w:tblW w:w="9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7"/>
      </w:tblGrid>
      <w:tr w:rsidR="00BB1AB7" w:rsidRPr="00E45913" w14:paraId="4D845906" w14:textId="77777777">
        <w:trPr>
          <w:trHeight w:val="245"/>
        </w:trPr>
        <w:tc>
          <w:tcPr>
            <w:tcW w:w="9207" w:type="dxa"/>
            <w:shd w:val="clear" w:color="auto" w:fill="9CC2E5" w:themeFill="accent1" w:themeFillTint="99"/>
            <w:vAlign w:val="center"/>
          </w:tcPr>
          <w:p w14:paraId="1E20ED1D" w14:textId="77777777" w:rsidR="00BB1AB7" w:rsidRPr="00E45913" w:rsidRDefault="00BB1AB7">
            <w:pPr>
              <w:autoSpaceDE w:val="0"/>
              <w:autoSpaceDN w:val="0"/>
              <w:adjustRightInd w:val="0"/>
              <w:spacing w:after="0" w:line="240" w:lineRule="auto"/>
              <w:rPr>
                <w:rFonts w:ascii="Figtree" w:hAnsi="Figtree" w:cs="Arial"/>
                <w:b/>
                <w:sz w:val="8"/>
                <w:szCs w:val="8"/>
              </w:rPr>
            </w:pPr>
          </w:p>
          <w:p w14:paraId="7035435B" w14:textId="77777777" w:rsidR="00BB1AB7" w:rsidRPr="00E45913" w:rsidRDefault="00376E26">
            <w:pPr>
              <w:autoSpaceDE w:val="0"/>
              <w:autoSpaceDN w:val="0"/>
              <w:adjustRightInd w:val="0"/>
              <w:spacing w:after="0" w:line="240" w:lineRule="auto"/>
              <w:rPr>
                <w:rFonts w:ascii="Figtree" w:eastAsiaTheme="minorEastAsia" w:hAnsi="Figtree" w:cs="Arial"/>
                <w:b/>
                <w:sz w:val="20"/>
                <w:szCs w:val="20"/>
                <w:lang w:eastAsia="en-GB"/>
              </w:rPr>
            </w:pPr>
            <w:r w:rsidRPr="00E45913">
              <w:rPr>
                <w:rFonts w:ascii="Figtree" w:eastAsiaTheme="minorEastAsia" w:hAnsi="Figtree" w:cs="Arial"/>
                <w:b/>
                <w:sz w:val="20"/>
                <w:szCs w:val="20"/>
                <w:lang w:eastAsia="en-GB"/>
              </w:rPr>
              <w:t>1. About this information</w:t>
            </w:r>
          </w:p>
          <w:p w14:paraId="4665E162" w14:textId="77777777" w:rsidR="00BB1AB7" w:rsidRPr="00E45913" w:rsidRDefault="00BB1AB7">
            <w:pPr>
              <w:autoSpaceDE w:val="0"/>
              <w:autoSpaceDN w:val="0"/>
              <w:adjustRightInd w:val="0"/>
              <w:spacing w:after="0" w:line="240" w:lineRule="auto"/>
              <w:rPr>
                <w:rFonts w:ascii="Figtree" w:hAnsi="Figtree" w:cs="Arial"/>
                <w:b/>
                <w:sz w:val="8"/>
                <w:szCs w:val="8"/>
              </w:rPr>
            </w:pPr>
          </w:p>
        </w:tc>
      </w:tr>
      <w:tr w:rsidR="00BB1AB7" w:rsidRPr="00E45913" w14:paraId="4DE3FBE9" w14:textId="77777777">
        <w:tc>
          <w:tcPr>
            <w:tcW w:w="9207" w:type="dxa"/>
            <w:vAlign w:val="center"/>
          </w:tcPr>
          <w:p w14:paraId="69580EA6" w14:textId="77777777" w:rsidR="00BB1AB7" w:rsidRPr="00E45913" w:rsidRDefault="00BB1AB7">
            <w:pPr>
              <w:autoSpaceDE w:val="0"/>
              <w:autoSpaceDN w:val="0"/>
              <w:adjustRightInd w:val="0"/>
              <w:spacing w:after="0" w:line="240" w:lineRule="auto"/>
              <w:rPr>
                <w:rFonts w:ascii="Figtree" w:hAnsi="Figtree" w:cs="Arial"/>
                <w:b/>
                <w:sz w:val="8"/>
                <w:szCs w:val="8"/>
              </w:rPr>
            </w:pPr>
          </w:p>
          <w:p w14:paraId="7236DD7A" w14:textId="77777777" w:rsidR="00BB1AB7" w:rsidRPr="00E45913" w:rsidRDefault="00376E26">
            <w:pPr>
              <w:pStyle w:val="ListParagraph"/>
              <w:numPr>
                <w:ilvl w:val="0"/>
                <w:numId w:val="1"/>
              </w:numPr>
              <w:autoSpaceDE w:val="0"/>
              <w:autoSpaceDN w:val="0"/>
              <w:adjustRightInd w:val="0"/>
              <w:rPr>
                <w:rFonts w:ascii="Figtree" w:hAnsi="Figtree" w:cs="Arial"/>
                <w:sz w:val="20"/>
                <w:szCs w:val="20"/>
              </w:rPr>
            </w:pPr>
            <w:r w:rsidRPr="00E45913">
              <w:rPr>
                <w:rFonts w:ascii="Figtree" w:hAnsi="Figtree" w:cs="Arial"/>
                <w:sz w:val="20"/>
                <w:szCs w:val="20"/>
              </w:rPr>
              <w:t>We are required by the Financial Conduct Authority (FCA) – the independent watchdog that regulates financial services – to provide you with this illustration.</w:t>
            </w:r>
          </w:p>
          <w:p w14:paraId="3DDB9618" w14:textId="77777777" w:rsidR="00BB1AB7" w:rsidRPr="00E45913" w:rsidRDefault="00BB1AB7">
            <w:pPr>
              <w:pStyle w:val="ListParagraph"/>
              <w:autoSpaceDE w:val="0"/>
              <w:autoSpaceDN w:val="0"/>
              <w:adjustRightInd w:val="0"/>
              <w:rPr>
                <w:rFonts w:ascii="Figtree" w:hAnsi="Figtree" w:cs="Arial"/>
                <w:sz w:val="20"/>
                <w:szCs w:val="20"/>
              </w:rPr>
            </w:pPr>
          </w:p>
          <w:p w14:paraId="2C19EB77" w14:textId="77777777" w:rsidR="00BB1AB7" w:rsidRPr="00E45913" w:rsidRDefault="00376E26">
            <w:pPr>
              <w:pStyle w:val="ListParagraph"/>
              <w:numPr>
                <w:ilvl w:val="0"/>
                <w:numId w:val="1"/>
              </w:numPr>
              <w:autoSpaceDE w:val="0"/>
              <w:autoSpaceDN w:val="0"/>
              <w:adjustRightInd w:val="0"/>
              <w:rPr>
                <w:rFonts w:ascii="Figtree" w:hAnsi="Figtree" w:cs="Arial"/>
                <w:sz w:val="20"/>
                <w:szCs w:val="20"/>
              </w:rPr>
            </w:pPr>
            <w:r w:rsidRPr="00E45913">
              <w:rPr>
                <w:rFonts w:ascii="Figtree" w:hAnsi="Figtree" w:cs="Arial"/>
                <w:sz w:val="20"/>
                <w:szCs w:val="20"/>
              </w:rPr>
              <w:t>All firms selling lifetime mortgages are required to give you illustrations like this one, that contain similar information presented in the same way.</w:t>
            </w:r>
          </w:p>
          <w:p w14:paraId="796AF869" w14:textId="77777777" w:rsidR="00BB1AB7" w:rsidRPr="00E45913" w:rsidRDefault="00BB1AB7">
            <w:pPr>
              <w:pStyle w:val="ListParagraph"/>
              <w:rPr>
                <w:rFonts w:ascii="Figtree" w:hAnsi="Figtree" w:cs="Arial"/>
                <w:sz w:val="20"/>
                <w:szCs w:val="20"/>
              </w:rPr>
            </w:pPr>
          </w:p>
          <w:p w14:paraId="17C8DF97" w14:textId="77777777" w:rsidR="00BB1AB7" w:rsidRPr="00E45913" w:rsidRDefault="00376E26">
            <w:pPr>
              <w:pStyle w:val="ListParagraph"/>
              <w:numPr>
                <w:ilvl w:val="0"/>
                <w:numId w:val="1"/>
              </w:numPr>
              <w:autoSpaceDE w:val="0"/>
              <w:autoSpaceDN w:val="0"/>
              <w:adjustRightInd w:val="0"/>
              <w:rPr>
                <w:rFonts w:ascii="Figtree" w:hAnsi="Figtree" w:cs="Arial"/>
                <w:sz w:val="20"/>
                <w:szCs w:val="20"/>
              </w:rPr>
            </w:pPr>
            <w:r w:rsidRPr="00E45913">
              <w:rPr>
                <w:rFonts w:ascii="Figtree" w:hAnsi="Figtree" w:cs="Arial"/>
                <w:sz w:val="20"/>
                <w:szCs w:val="20"/>
              </w:rPr>
              <w:t>Ask for other illustrations if you want to compare this lifetime mortgage with lifetime mortgages from other lenders.</w:t>
            </w:r>
          </w:p>
          <w:p w14:paraId="103658AF" w14:textId="77777777" w:rsidR="00BB1AB7" w:rsidRPr="00E45913" w:rsidRDefault="00BB1AB7">
            <w:pPr>
              <w:pStyle w:val="ListParagraph"/>
              <w:rPr>
                <w:rFonts w:ascii="Figtree" w:hAnsi="Figtree" w:cs="Arial"/>
                <w:sz w:val="20"/>
                <w:szCs w:val="20"/>
              </w:rPr>
            </w:pPr>
          </w:p>
          <w:p w14:paraId="0FF4E73A" w14:textId="3C873321" w:rsidR="00BB1AB7" w:rsidRPr="00E45913" w:rsidRDefault="00376E26">
            <w:pPr>
              <w:pStyle w:val="ListParagraph"/>
              <w:numPr>
                <w:ilvl w:val="0"/>
                <w:numId w:val="1"/>
              </w:numPr>
              <w:autoSpaceDE w:val="0"/>
              <w:autoSpaceDN w:val="0"/>
              <w:adjustRightInd w:val="0"/>
              <w:spacing w:after="0" w:line="240" w:lineRule="auto"/>
              <w:rPr>
                <w:rFonts w:ascii="Figtree" w:hAnsi="Figtree" w:cs="Arial"/>
                <w:b/>
                <w:sz w:val="20"/>
                <w:szCs w:val="20"/>
              </w:rPr>
            </w:pPr>
            <w:r w:rsidRPr="00E45913">
              <w:rPr>
                <w:rFonts w:ascii="Figtree" w:hAnsi="Figtree" w:cs="Arial"/>
                <w:sz w:val="20"/>
                <w:szCs w:val="20"/>
              </w:rPr>
              <w:t>Money</w:t>
            </w:r>
            <w:r w:rsidR="00153CFA" w:rsidRPr="00E45913">
              <w:rPr>
                <w:rFonts w:ascii="Figtree" w:hAnsi="Figtree" w:cs="Arial"/>
                <w:sz w:val="20"/>
                <w:szCs w:val="20"/>
              </w:rPr>
              <w:t>Helper</w:t>
            </w:r>
            <w:r w:rsidRPr="00E45913">
              <w:rPr>
                <w:rFonts w:ascii="Figtree" w:hAnsi="Figtree" w:cs="Arial"/>
                <w:sz w:val="20"/>
                <w:szCs w:val="20"/>
              </w:rPr>
              <w:t xml:space="preserve"> provides useful information on lifetime mortgages and other ways of releasing equity from your home in a booklet called ‘</w:t>
            </w:r>
            <w:r w:rsidR="00153CFA" w:rsidRPr="00E45913">
              <w:rPr>
                <w:rFonts w:ascii="Figtree" w:hAnsi="Figtree" w:cs="Arial"/>
                <w:sz w:val="20"/>
                <w:szCs w:val="20"/>
              </w:rPr>
              <w:t xml:space="preserve">Releasing </w:t>
            </w:r>
            <w:r w:rsidR="00800595" w:rsidRPr="00E45913">
              <w:rPr>
                <w:rFonts w:ascii="Figtree" w:hAnsi="Figtree" w:cs="Arial"/>
                <w:sz w:val="20"/>
                <w:szCs w:val="20"/>
              </w:rPr>
              <w:t>e</w:t>
            </w:r>
            <w:r w:rsidRPr="00E45913">
              <w:rPr>
                <w:rFonts w:ascii="Figtree" w:hAnsi="Figtree" w:cs="Arial"/>
                <w:sz w:val="20"/>
                <w:szCs w:val="20"/>
              </w:rPr>
              <w:t xml:space="preserve">quity </w:t>
            </w:r>
            <w:r w:rsidR="00800595" w:rsidRPr="00E45913">
              <w:rPr>
                <w:rFonts w:ascii="Figtree" w:hAnsi="Figtree" w:cs="Arial"/>
                <w:sz w:val="20"/>
                <w:szCs w:val="20"/>
              </w:rPr>
              <w:t>f</w:t>
            </w:r>
            <w:r w:rsidR="00153CFA" w:rsidRPr="00E45913">
              <w:rPr>
                <w:rFonts w:ascii="Figtree" w:hAnsi="Figtree" w:cs="Arial"/>
                <w:sz w:val="20"/>
                <w:szCs w:val="20"/>
              </w:rPr>
              <w:t xml:space="preserve">rom </w:t>
            </w:r>
            <w:r w:rsidR="00800595" w:rsidRPr="00E45913">
              <w:rPr>
                <w:rFonts w:ascii="Figtree" w:hAnsi="Figtree" w:cs="Arial"/>
                <w:sz w:val="20"/>
                <w:szCs w:val="20"/>
              </w:rPr>
              <w:t>y</w:t>
            </w:r>
            <w:r w:rsidR="00153CFA" w:rsidRPr="00E45913">
              <w:rPr>
                <w:rFonts w:ascii="Figtree" w:hAnsi="Figtree" w:cs="Arial"/>
                <w:sz w:val="20"/>
                <w:szCs w:val="20"/>
              </w:rPr>
              <w:t xml:space="preserve">our </w:t>
            </w:r>
            <w:r w:rsidR="00800595" w:rsidRPr="00E45913">
              <w:rPr>
                <w:rFonts w:ascii="Figtree" w:hAnsi="Figtree" w:cs="Arial"/>
                <w:sz w:val="20"/>
                <w:szCs w:val="20"/>
              </w:rPr>
              <w:t>h</w:t>
            </w:r>
            <w:r w:rsidR="00153CFA" w:rsidRPr="00E45913">
              <w:rPr>
                <w:rFonts w:ascii="Figtree" w:hAnsi="Figtree" w:cs="Arial"/>
                <w:sz w:val="20"/>
                <w:szCs w:val="20"/>
              </w:rPr>
              <w:t>ome</w:t>
            </w:r>
            <w:r w:rsidRPr="00E45913">
              <w:rPr>
                <w:rFonts w:ascii="Figtree" w:hAnsi="Figtree" w:cs="Arial"/>
                <w:sz w:val="20"/>
                <w:szCs w:val="20"/>
              </w:rPr>
              <w:t>’. You can get this free through the Money</w:t>
            </w:r>
            <w:r w:rsidR="00E436F3" w:rsidRPr="00E45913">
              <w:rPr>
                <w:rFonts w:ascii="Figtree" w:hAnsi="Figtree" w:cs="Arial"/>
                <w:sz w:val="20"/>
                <w:szCs w:val="20"/>
              </w:rPr>
              <w:t>Helper</w:t>
            </w:r>
            <w:r w:rsidRPr="00E45913">
              <w:rPr>
                <w:rFonts w:ascii="Figtree" w:hAnsi="Figtree" w:cs="Arial"/>
                <w:sz w:val="20"/>
                <w:szCs w:val="20"/>
              </w:rPr>
              <w:t xml:space="preserve"> website www.money</w:t>
            </w:r>
            <w:r w:rsidR="00153CFA" w:rsidRPr="00E45913">
              <w:rPr>
                <w:rFonts w:ascii="Figtree" w:hAnsi="Figtree" w:cs="Arial"/>
                <w:sz w:val="20"/>
                <w:szCs w:val="20"/>
              </w:rPr>
              <w:t>helper</w:t>
            </w:r>
            <w:r w:rsidRPr="00E45913">
              <w:rPr>
                <w:rFonts w:ascii="Figtree" w:hAnsi="Figtree" w:cs="Arial"/>
                <w:sz w:val="20"/>
                <w:szCs w:val="20"/>
              </w:rPr>
              <w:t xml:space="preserve">.org.uk or by calling </w:t>
            </w:r>
            <w:r w:rsidR="00153CFA" w:rsidRPr="00E45913">
              <w:rPr>
                <w:rFonts w:ascii="Figtree" w:hAnsi="Figtree" w:cs="Arial"/>
                <w:sz w:val="20"/>
                <w:szCs w:val="20"/>
              </w:rPr>
              <w:t>0800 138 7777</w:t>
            </w:r>
            <w:r w:rsidRPr="00E45913">
              <w:rPr>
                <w:rFonts w:ascii="Figtree" w:hAnsi="Figtree" w:cs="Arial"/>
                <w:sz w:val="20"/>
                <w:szCs w:val="20"/>
              </w:rPr>
              <w:t>.</w:t>
            </w:r>
          </w:p>
          <w:p w14:paraId="415751A5" w14:textId="77777777" w:rsidR="00BB1AB7" w:rsidRPr="00E45913" w:rsidRDefault="00BB1AB7">
            <w:pPr>
              <w:autoSpaceDE w:val="0"/>
              <w:autoSpaceDN w:val="0"/>
              <w:adjustRightInd w:val="0"/>
              <w:spacing w:after="0" w:line="240" w:lineRule="auto"/>
              <w:rPr>
                <w:rFonts w:ascii="Figtree" w:hAnsi="Figtree" w:cs="Arial"/>
                <w:b/>
                <w:sz w:val="8"/>
                <w:szCs w:val="8"/>
              </w:rPr>
            </w:pPr>
          </w:p>
        </w:tc>
      </w:tr>
    </w:tbl>
    <w:p w14:paraId="3E43F2BC" w14:textId="77777777" w:rsidR="00BB1AB7" w:rsidRDefault="00BB1AB7">
      <w:pPr>
        <w:autoSpaceDE w:val="0"/>
        <w:autoSpaceDN w:val="0"/>
        <w:adjustRightInd w:val="0"/>
        <w:spacing w:after="0" w:line="240" w:lineRule="auto"/>
        <w:rPr>
          <w:rFonts w:ascii="Figtree" w:hAnsi="Figtree" w:cs="Arial"/>
          <w:sz w:val="20"/>
          <w:szCs w:val="20"/>
        </w:rPr>
      </w:pPr>
    </w:p>
    <w:p w14:paraId="223C5C0A" w14:textId="77777777" w:rsidR="00AE1352" w:rsidRPr="00E45913" w:rsidRDefault="00AE1352">
      <w:pPr>
        <w:autoSpaceDE w:val="0"/>
        <w:autoSpaceDN w:val="0"/>
        <w:adjustRightInd w:val="0"/>
        <w:spacing w:after="0" w:line="240" w:lineRule="auto"/>
        <w:rPr>
          <w:rFonts w:ascii="Figtree" w:hAnsi="Figtree" w:cs="Arial"/>
          <w:sz w:val="20"/>
          <w:szCs w:val="20"/>
        </w:rPr>
      </w:pPr>
    </w:p>
    <w:tbl>
      <w:tblPr>
        <w:tblW w:w="9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3"/>
        <w:gridCol w:w="8689"/>
      </w:tblGrid>
      <w:tr w:rsidR="00BB1AB7" w:rsidRPr="00E45913" w14:paraId="57FC913E" w14:textId="77777777">
        <w:trPr>
          <w:trHeight w:val="251"/>
        </w:trPr>
        <w:tc>
          <w:tcPr>
            <w:tcW w:w="9242" w:type="dxa"/>
            <w:gridSpan w:val="2"/>
            <w:shd w:val="clear" w:color="auto" w:fill="9CC2E5" w:themeFill="accent1" w:themeFillTint="99"/>
            <w:vAlign w:val="center"/>
          </w:tcPr>
          <w:p w14:paraId="4FC3EF03" w14:textId="77777777" w:rsidR="00BB1AB7" w:rsidRPr="00E45913" w:rsidRDefault="00376E26">
            <w:pPr>
              <w:autoSpaceDE w:val="0"/>
              <w:autoSpaceDN w:val="0"/>
              <w:adjustRightInd w:val="0"/>
              <w:spacing w:after="0" w:line="240" w:lineRule="auto"/>
              <w:rPr>
                <w:rFonts w:ascii="Figtree" w:hAnsi="Figtree" w:cs="Arial"/>
                <w:b/>
                <w:sz w:val="8"/>
                <w:szCs w:val="8"/>
              </w:rPr>
            </w:pPr>
            <w:r w:rsidRPr="00E45913">
              <w:rPr>
                <w:rFonts w:ascii="Figtree" w:hAnsi="Figtree" w:cs="Arial"/>
                <w:b/>
                <w:sz w:val="20"/>
                <w:szCs w:val="20"/>
              </w:rPr>
              <w:t xml:space="preserve"> </w:t>
            </w:r>
          </w:p>
          <w:p w14:paraId="2AB52254" w14:textId="77777777" w:rsidR="00BB1AB7" w:rsidRPr="00E45913" w:rsidRDefault="00376E26">
            <w:pPr>
              <w:autoSpaceDE w:val="0"/>
              <w:autoSpaceDN w:val="0"/>
              <w:adjustRightInd w:val="0"/>
              <w:spacing w:after="0" w:line="240" w:lineRule="auto"/>
              <w:rPr>
                <w:rFonts w:ascii="Figtree" w:eastAsiaTheme="minorEastAsia" w:hAnsi="Figtree" w:cs="Arial"/>
                <w:b/>
                <w:sz w:val="20"/>
                <w:szCs w:val="20"/>
                <w:lang w:eastAsia="en-GB"/>
              </w:rPr>
            </w:pPr>
            <w:r w:rsidRPr="00E45913">
              <w:rPr>
                <w:rFonts w:ascii="Figtree" w:eastAsiaTheme="minorEastAsia" w:hAnsi="Figtree" w:cs="Arial"/>
                <w:b/>
                <w:sz w:val="20"/>
                <w:szCs w:val="20"/>
                <w:lang w:eastAsia="en-GB"/>
              </w:rPr>
              <w:t>2. Which service are we providing you with?</w:t>
            </w:r>
          </w:p>
          <w:p w14:paraId="01F2BB00" w14:textId="77777777" w:rsidR="00BB1AB7" w:rsidRPr="00E45913" w:rsidRDefault="00BB1AB7">
            <w:pPr>
              <w:autoSpaceDE w:val="0"/>
              <w:autoSpaceDN w:val="0"/>
              <w:adjustRightInd w:val="0"/>
              <w:spacing w:after="0" w:line="240" w:lineRule="auto"/>
              <w:rPr>
                <w:rFonts w:ascii="Figtree" w:hAnsi="Figtree" w:cs="Arial"/>
                <w:b/>
                <w:sz w:val="8"/>
                <w:szCs w:val="8"/>
              </w:rPr>
            </w:pPr>
          </w:p>
        </w:tc>
      </w:tr>
      <w:tr w:rsidR="00BB1AB7" w:rsidRPr="00E45913" w14:paraId="34A65795" w14:textId="77777777">
        <w:tc>
          <w:tcPr>
            <w:tcW w:w="553" w:type="dxa"/>
          </w:tcPr>
          <w:p w14:paraId="0F5CD1BE" w14:textId="77777777" w:rsidR="00BB1AB7" w:rsidRPr="00E45913" w:rsidRDefault="00BB1AB7">
            <w:pPr>
              <w:autoSpaceDE w:val="0"/>
              <w:autoSpaceDN w:val="0"/>
              <w:adjustRightInd w:val="0"/>
              <w:spacing w:after="0" w:line="240" w:lineRule="auto"/>
              <w:rPr>
                <w:rFonts w:ascii="Figtree" w:hAnsi="Figtree" w:cs="Arial"/>
                <w:b/>
                <w:sz w:val="8"/>
                <w:szCs w:val="8"/>
              </w:rPr>
            </w:pPr>
          </w:p>
          <w:p w14:paraId="76E724CF" w14:textId="77777777" w:rsidR="00BB1AB7" w:rsidRPr="00E45913" w:rsidRDefault="00BB1AB7">
            <w:pPr>
              <w:autoSpaceDE w:val="0"/>
              <w:autoSpaceDN w:val="0"/>
              <w:adjustRightInd w:val="0"/>
              <w:spacing w:after="0" w:line="240" w:lineRule="auto"/>
              <w:rPr>
                <w:rFonts w:ascii="Figtree" w:hAnsi="Figtree" w:cs="Arial"/>
                <w:b/>
                <w:sz w:val="8"/>
                <w:szCs w:val="8"/>
              </w:rPr>
            </w:pPr>
          </w:p>
          <w:p w14:paraId="1C7C21A5" w14:textId="77777777" w:rsidR="00BB1AB7" w:rsidRPr="00E45913" w:rsidRDefault="00376E26">
            <w:pPr>
              <w:autoSpaceDE w:val="0"/>
              <w:autoSpaceDN w:val="0"/>
              <w:adjustRightInd w:val="0"/>
              <w:spacing w:after="0" w:line="240" w:lineRule="auto"/>
              <w:rPr>
                <w:rFonts w:ascii="Figtree" w:hAnsi="Figtree" w:cs="Arial"/>
                <w:b/>
                <w:sz w:val="8"/>
                <w:szCs w:val="8"/>
              </w:rPr>
            </w:pPr>
            <w:r w:rsidRPr="00E45913">
              <w:rPr>
                <w:rFonts w:ascii="Figtree" w:hAnsi="Figtree" w:cs="Arial"/>
                <w:sz w:val="44"/>
                <w:szCs w:val="44"/>
              </w:rPr>
              <w:sym w:font="Wingdings 2" w:char="F050"/>
            </w:r>
          </w:p>
        </w:tc>
        <w:tc>
          <w:tcPr>
            <w:tcW w:w="8689" w:type="dxa"/>
            <w:vAlign w:val="center"/>
          </w:tcPr>
          <w:p w14:paraId="612387F0" w14:textId="77777777" w:rsidR="00BB1AB7" w:rsidRPr="00E45913" w:rsidRDefault="00BB1AB7">
            <w:pPr>
              <w:autoSpaceDE w:val="0"/>
              <w:autoSpaceDN w:val="0"/>
              <w:adjustRightInd w:val="0"/>
              <w:spacing w:after="0" w:line="240" w:lineRule="auto"/>
              <w:rPr>
                <w:rFonts w:ascii="Figtree" w:hAnsi="Figtree" w:cs="Arial"/>
                <w:b/>
                <w:sz w:val="8"/>
                <w:szCs w:val="8"/>
              </w:rPr>
            </w:pPr>
          </w:p>
          <w:p w14:paraId="2B22E997" w14:textId="307E7092" w:rsidR="00BB1AB7" w:rsidRPr="00E45913" w:rsidRDefault="00C26E34">
            <w:pPr>
              <w:autoSpaceDE w:val="0"/>
              <w:autoSpaceDN w:val="0"/>
              <w:adjustRightInd w:val="0"/>
              <w:spacing w:after="0" w:line="240" w:lineRule="auto"/>
              <w:rPr>
                <w:rFonts w:ascii="Figtree" w:hAnsi="Figtree" w:cs="Arial"/>
                <w:sz w:val="20"/>
                <w:szCs w:val="20"/>
              </w:rPr>
            </w:pPr>
            <w:r w:rsidRPr="006640B2">
              <w:rPr>
                <w:rFonts w:ascii="Figtree" w:hAnsi="Figtree" w:cs="Arial"/>
                <w:sz w:val="20"/>
                <w:szCs w:val="20"/>
                <w:highlight w:val="yellow"/>
              </w:rPr>
              <w:t>&lt;&lt;</w:t>
            </w:r>
            <w:r w:rsidR="005B0922" w:rsidRPr="006640B2">
              <w:rPr>
                <w:rFonts w:ascii="Figtree" w:hAnsi="Figtree" w:cs="Arial"/>
                <w:sz w:val="20"/>
                <w:szCs w:val="20"/>
                <w:highlight w:val="yellow"/>
              </w:rPr>
              <w:t>BrokerFirmName</w:t>
            </w:r>
            <w:r w:rsidRPr="006640B2">
              <w:rPr>
                <w:rFonts w:ascii="Figtree" w:hAnsi="Figtree" w:cs="Arial"/>
                <w:sz w:val="20"/>
                <w:szCs w:val="20"/>
                <w:highlight w:val="yellow"/>
              </w:rPr>
              <w:t>&gt;&gt;</w:t>
            </w:r>
            <w:r w:rsidR="00376E26" w:rsidRPr="00E45913">
              <w:rPr>
                <w:rFonts w:ascii="Figtree" w:hAnsi="Figtree" w:cs="Arial"/>
                <w:sz w:val="20"/>
                <w:szCs w:val="20"/>
              </w:rPr>
              <w:t xml:space="preserve"> recommend</w:t>
            </w:r>
            <w:r w:rsidR="00571FDE" w:rsidRPr="00E45913">
              <w:rPr>
                <w:rFonts w:ascii="Figtree" w:hAnsi="Figtree" w:cs="Arial"/>
                <w:sz w:val="20"/>
                <w:szCs w:val="20"/>
              </w:rPr>
              <w:t>s, having assessed your needs, that you take out this lifetime mortgage.</w:t>
            </w:r>
            <w:r w:rsidR="00B257C2" w:rsidRPr="00E45913">
              <w:rPr>
                <w:rFonts w:ascii="Figtree" w:hAnsi="Figtree" w:cs="Arial"/>
                <w:sz w:val="20"/>
                <w:szCs w:val="20"/>
              </w:rPr>
              <w:t xml:space="preserve"> </w:t>
            </w:r>
          </w:p>
          <w:p w14:paraId="756812CE" w14:textId="77777777" w:rsidR="00BB1AB7" w:rsidRPr="00E45913" w:rsidRDefault="00BB1AB7">
            <w:pPr>
              <w:autoSpaceDE w:val="0"/>
              <w:autoSpaceDN w:val="0"/>
              <w:adjustRightInd w:val="0"/>
              <w:spacing w:after="0" w:line="240" w:lineRule="auto"/>
              <w:rPr>
                <w:rFonts w:ascii="Figtree" w:hAnsi="Figtree" w:cs="Arial"/>
                <w:b/>
                <w:sz w:val="8"/>
                <w:szCs w:val="8"/>
              </w:rPr>
            </w:pPr>
          </w:p>
        </w:tc>
      </w:tr>
      <w:tr w:rsidR="00BB1AB7" w:rsidRPr="00E45913" w14:paraId="5727AD30" w14:textId="77777777">
        <w:tc>
          <w:tcPr>
            <w:tcW w:w="553" w:type="dxa"/>
          </w:tcPr>
          <w:p w14:paraId="6C7AB496" w14:textId="77777777" w:rsidR="00BB1AB7" w:rsidRPr="00E45913" w:rsidRDefault="00BB1AB7">
            <w:pPr>
              <w:autoSpaceDE w:val="0"/>
              <w:autoSpaceDN w:val="0"/>
              <w:adjustRightInd w:val="0"/>
              <w:spacing w:after="0" w:line="240" w:lineRule="auto"/>
              <w:rPr>
                <w:rFonts w:ascii="Figtree" w:hAnsi="Figtree" w:cs="Arial"/>
                <w:b/>
                <w:sz w:val="8"/>
                <w:szCs w:val="8"/>
              </w:rPr>
            </w:pPr>
          </w:p>
          <w:p w14:paraId="3A6EC6F1" w14:textId="77777777" w:rsidR="00BB1AB7" w:rsidRPr="00E45913" w:rsidRDefault="00BB1AB7">
            <w:pPr>
              <w:autoSpaceDE w:val="0"/>
              <w:autoSpaceDN w:val="0"/>
              <w:adjustRightInd w:val="0"/>
              <w:spacing w:after="0" w:line="240" w:lineRule="auto"/>
              <w:rPr>
                <w:rFonts w:ascii="Figtree" w:hAnsi="Figtree" w:cs="Arial"/>
                <w:b/>
                <w:sz w:val="8"/>
                <w:szCs w:val="8"/>
              </w:rPr>
            </w:pPr>
          </w:p>
          <w:p w14:paraId="46D2ED7B" w14:textId="77777777" w:rsidR="00BB1AB7" w:rsidRPr="00E45913" w:rsidRDefault="00BB1AB7">
            <w:pPr>
              <w:autoSpaceDE w:val="0"/>
              <w:autoSpaceDN w:val="0"/>
              <w:adjustRightInd w:val="0"/>
              <w:spacing w:after="0" w:line="240" w:lineRule="auto"/>
              <w:rPr>
                <w:rFonts w:ascii="Figtree" w:hAnsi="Figtree" w:cs="Arial"/>
                <w:b/>
                <w:sz w:val="8"/>
                <w:szCs w:val="8"/>
              </w:rPr>
            </w:pPr>
          </w:p>
        </w:tc>
        <w:tc>
          <w:tcPr>
            <w:tcW w:w="8689" w:type="dxa"/>
            <w:vAlign w:val="center"/>
          </w:tcPr>
          <w:p w14:paraId="24ED7109" w14:textId="77777777" w:rsidR="00BB1AB7" w:rsidRPr="00E45913" w:rsidRDefault="00BB1AB7">
            <w:pPr>
              <w:autoSpaceDE w:val="0"/>
              <w:autoSpaceDN w:val="0"/>
              <w:adjustRightInd w:val="0"/>
              <w:spacing w:after="0" w:line="240" w:lineRule="auto"/>
              <w:rPr>
                <w:rFonts w:ascii="Figtree" w:hAnsi="Figtree" w:cs="Arial"/>
                <w:b/>
                <w:sz w:val="8"/>
                <w:szCs w:val="8"/>
              </w:rPr>
            </w:pPr>
          </w:p>
          <w:p w14:paraId="510AEB12" w14:textId="6A19057E" w:rsidR="00BB1AB7" w:rsidRPr="00E45913" w:rsidRDefault="00C26E34" w:rsidP="00571FDE">
            <w:pPr>
              <w:autoSpaceDE w:val="0"/>
              <w:autoSpaceDN w:val="0"/>
              <w:adjustRightInd w:val="0"/>
              <w:spacing w:after="0" w:line="240" w:lineRule="auto"/>
              <w:rPr>
                <w:rFonts w:ascii="Figtree" w:hAnsi="Figtree" w:cs="Arial"/>
                <w:sz w:val="20"/>
                <w:szCs w:val="20"/>
              </w:rPr>
            </w:pPr>
            <w:r w:rsidRPr="006640B2">
              <w:rPr>
                <w:rFonts w:ascii="Figtree" w:hAnsi="Figtree" w:cs="Arial"/>
                <w:sz w:val="20"/>
                <w:szCs w:val="20"/>
                <w:highlight w:val="yellow"/>
              </w:rPr>
              <w:t>&lt;&lt;</w:t>
            </w:r>
            <w:r w:rsidR="003126FF" w:rsidRPr="006640B2">
              <w:rPr>
                <w:rFonts w:ascii="Figtree" w:hAnsi="Figtree" w:cs="Arial"/>
                <w:sz w:val="20"/>
                <w:szCs w:val="20"/>
                <w:highlight w:val="yellow"/>
              </w:rPr>
              <w:t>B</w:t>
            </w:r>
            <w:r w:rsidR="006640B2" w:rsidRPr="006640B2">
              <w:rPr>
                <w:rFonts w:ascii="Figtree" w:hAnsi="Figtree" w:cs="Arial"/>
                <w:sz w:val="20"/>
                <w:szCs w:val="20"/>
                <w:highlight w:val="yellow"/>
              </w:rPr>
              <w:t>rokerFirmName</w:t>
            </w:r>
            <w:r w:rsidRPr="006640B2">
              <w:rPr>
                <w:rFonts w:ascii="Figtree" w:hAnsi="Figtree" w:cs="Arial"/>
                <w:sz w:val="20"/>
                <w:szCs w:val="20"/>
                <w:highlight w:val="yellow"/>
              </w:rPr>
              <w:t>&gt;&gt;</w:t>
            </w:r>
            <w:r w:rsidR="00376E26" w:rsidRPr="00E45913">
              <w:rPr>
                <w:rFonts w:ascii="Figtree" w:hAnsi="Figtree" w:cs="Arial"/>
                <w:sz w:val="20"/>
                <w:szCs w:val="20"/>
              </w:rPr>
              <w:t xml:space="preserve"> </w:t>
            </w:r>
            <w:r w:rsidR="00571FDE" w:rsidRPr="00E45913">
              <w:rPr>
                <w:rFonts w:ascii="Figtree" w:hAnsi="Figtree" w:cs="Arial"/>
                <w:sz w:val="20"/>
                <w:szCs w:val="20"/>
              </w:rPr>
              <w:t>is not recommending a particular lifetime mortgage for you. However, based on your answers to some questions, it is giving you information about this lifetime mortgage so that you can make your own choice, or find out about other ways in which you may be able to r</w:t>
            </w:r>
            <w:r w:rsidR="00487C52" w:rsidRPr="00E45913">
              <w:rPr>
                <w:rFonts w:ascii="Figtree" w:hAnsi="Figtree" w:cs="Arial"/>
                <w:sz w:val="20"/>
                <w:szCs w:val="20"/>
              </w:rPr>
              <w:t>elease</w:t>
            </w:r>
            <w:r w:rsidR="00571FDE" w:rsidRPr="00E45913">
              <w:rPr>
                <w:rFonts w:ascii="Figtree" w:hAnsi="Figtree" w:cs="Arial"/>
                <w:sz w:val="20"/>
                <w:szCs w:val="20"/>
              </w:rPr>
              <w:t xml:space="preserve"> equity from your home.</w:t>
            </w:r>
          </w:p>
          <w:p w14:paraId="211FAC74" w14:textId="15860217" w:rsidR="00571FDE" w:rsidRPr="00E45913" w:rsidRDefault="00571FDE" w:rsidP="00571FDE">
            <w:pPr>
              <w:autoSpaceDE w:val="0"/>
              <w:autoSpaceDN w:val="0"/>
              <w:adjustRightInd w:val="0"/>
              <w:spacing w:after="0" w:line="240" w:lineRule="auto"/>
              <w:rPr>
                <w:rFonts w:ascii="Figtree" w:hAnsi="Figtree" w:cs="Arial"/>
                <w:b/>
                <w:sz w:val="8"/>
                <w:szCs w:val="8"/>
              </w:rPr>
            </w:pPr>
          </w:p>
        </w:tc>
      </w:tr>
    </w:tbl>
    <w:p w14:paraId="282BFC7B" w14:textId="7098CD86" w:rsidR="00BB1AB7" w:rsidRPr="00E45913" w:rsidRDefault="00BB1AB7">
      <w:pPr>
        <w:autoSpaceDE w:val="0"/>
        <w:autoSpaceDN w:val="0"/>
        <w:adjustRightInd w:val="0"/>
        <w:spacing w:after="0" w:line="240" w:lineRule="auto"/>
        <w:rPr>
          <w:rFonts w:ascii="Figtree" w:hAnsi="Figtree" w:cs="Arial"/>
          <w:sz w:val="20"/>
          <w:szCs w:val="20"/>
        </w:rPr>
      </w:pPr>
    </w:p>
    <w:p w14:paraId="51EAD984" w14:textId="0F72EF9B" w:rsidR="00BB1AB7" w:rsidRPr="00E45913" w:rsidRDefault="00F437F6" w:rsidP="00CF4C52">
      <w:pPr>
        <w:rPr>
          <w:rFonts w:ascii="Figtree" w:hAnsi="Figtree" w:cs="Arial"/>
          <w:sz w:val="20"/>
          <w:szCs w:val="20"/>
        </w:rPr>
      </w:pPr>
      <w:r w:rsidRPr="00E45913">
        <w:rPr>
          <w:rFonts w:ascii="Figtree" w:eastAsiaTheme="minorEastAsia" w:hAnsi="Figtree"/>
          <w:noProof/>
          <w:sz w:val="20"/>
          <w:szCs w:val="20"/>
          <w:lang w:eastAsia="en-GB"/>
        </w:rPr>
        <mc:AlternateContent>
          <mc:Choice Requires="wps">
            <w:drawing>
              <wp:anchor distT="0" distB="0" distL="114300" distR="114300" simplePos="0" relativeHeight="251658242" behindDoc="0" locked="0" layoutInCell="1" allowOverlap="1" wp14:anchorId="2949BC48" wp14:editId="377A61C4">
                <wp:simplePos x="0" y="0"/>
                <wp:positionH relativeFrom="margin">
                  <wp:posOffset>-226695</wp:posOffset>
                </wp:positionH>
                <wp:positionV relativeFrom="paragraph">
                  <wp:posOffset>860278</wp:posOffset>
                </wp:positionV>
                <wp:extent cx="6605081" cy="638175"/>
                <wp:effectExtent l="0" t="0" r="0" b="9525"/>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5081" cy="638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A6868" w14:textId="7F5F3141" w:rsidR="005B13CF" w:rsidRPr="006F4A75" w:rsidRDefault="005B13CF" w:rsidP="003D21FD">
                            <w:pPr>
                              <w:rPr>
                                <w:rFonts w:ascii="Century Gothic" w:hAnsi="Century Gothic"/>
                                <w:sz w:val="16"/>
                                <w:szCs w:val="16"/>
                              </w:rPr>
                            </w:pPr>
                            <w:r w:rsidRPr="006F4A75">
                              <w:rPr>
                                <w:rFonts w:ascii="Century Gothic" w:hAnsi="Century Gothic"/>
                                <w:sz w:val="16"/>
                                <w:szCs w:val="16"/>
                              </w:rPr>
                              <w:t xml:space="preserve">Telephone calls may be monitored or recorded for training purposes. </w:t>
                            </w:r>
                            <w:r w:rsidR="00153CFA">
                              <w:rPr>
                                <w:rFonts w:ascii="Century Gothic" w:hAnsi="Century Gothic"/>
                                <w:sz w:val="16"/>
                                <w:szCs w:val="16"/>
                              </w:rPr>
                              <w:t>more2life</w:t>
                            </w:r>
                            <w:r w:rsidRPr="006F4A75">
                              <w:rPr>
                                <w:rFonts w:ascii="Century Gothic" w:hAnsi="Century Gothic"/>
                                <w:sz w:val="16"/>
                                <w:szCs w:val="16"/>
                              </w:rPr>
                              <w:t xml:space="preserve"> Limited. Registered in England No 5390268. Registered Office: Baines House, 4 Midgery Court, Fulwood, Preston PR2 9ZH.  </w:t>
                            </w:r>
                            <w:r w:rsidRPr="006A26F4">
                              <w:rPr>
                                <w:rFonts w:ascii="Century Gothic" w:hAnsi="Century Gothic"/>
                                <w:sz w:val="16"/>
                                <w:szCs w:val="16"/>
                              </w:rPr>
                              <w:t>www.more2life.co.uk</w:t>
                            </w:r>
                            <w:r w:rsidRPr="006F4A75">
                              <w:rPr>
                                <w:rFonts w:ascii="Century Gothic" w:hAnsi="Century Gothic"/>
                                <w:sz w:val="16"/>
                                <w:szCs w:val="16"/>
                              </w:rPr>
                              <w:t xml:space="preserve"> Tel: </w:t>
                            </w:r>
                            <w:r w:rsidR="00D70FE8">
                              <w:rPr>
                                <w:rFonts w:ascii="Century Gothic" w:hAnsi="Century Gothic"/>
                                <w:sz w:val="16"/>
                                <w:szCs w:val="16"/>
                              </w:rPr>
                              <w:t>&lt;&lt;</w:t>
                            </w:r>
                            <w:r>
                              <w:rPr>
                                <w:rFonts w:ascii="Century Gothic" w:hAnsi="Century Gothic"/>
                                <w:sz w:val="16"/>
                                <w:szCs w:val="16"/>
                              </w:rPr>
                              <w:t>Phone Number</w:t>
                            </w:r>
                            <w:r w:rsidR="00D70FE8">
                              <w:rPr>
                                <w:rFonts w:ascii="Century Gothic" w:hAnsi="Century Gothic"/>
                                <w:sz w:val="16"/>
                                <w:szCs w:val="16"/>
                              </w:rPr>
                              <w:t>&gt;&gt;</w:t>
                            </w:r>
                            <w:r>
                              <w:rPr>
                                <w:rFonts w:ascii="Century Gothic" w:hAnsi="Century Gothic"/>
                                <w:sz w:val="16"/>
                                <w:szCs w:val="16"/>
                              </w:rPr>
                              <w:t xml:space="preserve"> </w:t>
                            </w:r>
                            <w:r w:rsidR="00153CFA">
                              <w:rPr>
                                <w:rFonts w:ascii="Century Gothic" w:hAnsi="Century Gothic"/>
                                <w:sz w:val="16"/>
                                <w:szCs w:val="16"/>
                              </w:rPr>
                              <w:t>more2life</w:t>
                            </w:r>
                            <w:r w:rsidRPr="006F4A75">
                              <w:rPr>
                                <w:rFonts w:ascii="Century Gothic" w:hAnsi="Century Gothic"/>
                                <w:sz w:val="16"/>
                                <w:szCs w:val="16"/>
                              </w:rPr>
                              <w:t xml:space="preserve"> Limited is authorised and regulated by the Financial Conduct Authority</w:t>
                            </w:r>
                            <w:r w:rsidRPr="006F4A75">
                              <w:rPr>
                                <w:rFonts w:ascii="Century Gothic" w:hAnsi="Century Gothic" w:cs="Arial"/>
                                <w:sz w:val="16"/>
                                <w:szCs w:val="16"/>
                              </w:rPr>
                              <w:t>.</w:t>
                            </w:r>
                          </w:p>
                          <w:p w14:paraId="3FC43CB7" w14:textId="77777777" w:rsidR="005B13CF" w:rsidRPr="006F4A75" w:rsidRDefault="005B13CF" w:rsidP="003D21FD">
                            <w:pPr>
                              <w:rPr>
                                <w:rFonts w:ascii="Century Gothic" w:hAnsi="Century Gothic"/>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49BC48" id="Text Box 5" o:spid="_x0000_s1027" type="#_x0000_t202" style="position:absolute;margin-left:-17.85pt;margin-top:67.75pt;width:520.1pt;height:50.2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" filled="f" stroked="f">
                <v:textbox>
                  <w:txbxContent>
                    <w:p w14:paraId="343A6868" w14:textId="7F5F3141" w:rsidR="005B13CF" w:rsidRPr="006F4A75" w:rsidRDefault="005B13CF" w:rsidP="003D21FD">
                      <w:pPr>
                        <w:rPr>
                          <w:rFonts w:ascii="Century Gothic" w:hAnsi="Century Gothic"/>
                          <w:sz w:val="16"/>
                          <w:szCs w:val="16"/>
                        </w:rPr>
                      </w:pPr>
                      <w:r w:rsidRPr="006F4A75">
                        <w:rPr>
                          <w:rFonts w:ascii="Century Gothic" w:hAnsi="Century Gothic"/>
                          <w:sz w:val="16"/>
                          <w:szCs w:val="16"/>
                        </w:rPr>
                        <w:t xml:space="preserve">Telephone calls may be monitored or recorded for training purposes. </w:t>
                      </w:r>
                      <w:r w:rsidR="00153CFA">
                        <w:rPr>
                          <w:rFonts w:ascii="Century Gothic" w:hAnsi="Century Gothic"/>
                          <w:sz w:val="16"/>
                          <w:szCs w:val="16"/>
                        </w:rPr>
                        <w:t>more2life</w:t>
                      </w:r>
                      <w:r w:rsidRPr="006F4A75">
                        <w:rPr>
                          <w:rFonts w:ascii="Century Gothic" w:hAnsi="Century Gothic"/>
                          <w:sz w:val="16"/>
                          <w:szCs w:val="16"/>
                        </w:rPr>
                        <w:t xml:space="preserve"> Limited. Registered in England No 5390268. Registered Office: Baines House, 4 Midgery Court, Fulwood, Preston PR2 9ZH.  </w:t>
                      </w:r>
                      <w:r w:rsidRPr="006A26F4">
                        <w:rPr>
                          <w:rFonts w:ascii="Century Gothic" w:hAnsi="Century Gothic"/>
                          <w:sz w:val="16"/>
                          <w:szCs w:val="16"/>
                        </w:rPr>
                        <w:t>www.more2life.co.uk</w:t>
                      </w:r>
                      <w:r w:rsidRPr="006F4A75">
                        <w:rPr>
                          <w:rFonts w:ascii="Century Gothic" w:hAnsi="Century Gothic"/>
                          <w:sz w:val="16"/>
                          <w:szCs w:val="16"/>
                        </w:rPr>
                        <w:t xml:space="preserve"> Tel: </w:t>
                      </w:r>
                      <w:r w:rsidR="00D70FE8">
                        <w:rPr>
                          <w:rFonts w:ascii="Century Gothic" w:hAnsi="Century Gothic"/>
                          <w:sz w:val="16"/>
                          <w:szCs w:val="16"/>
                        </w:rPr>
                        <w:t>&lt;&lt;</w:t>
                      </w:r>
                      <w:r>
                        <w:rPr>
                          <w:rFonts w:ascii="Century Gothic" w:hAnsi="Century Gothic"/>
                          <w:sz w:val="16"/>
                          <w:szCs w:val="16"/>
                        </w:rPr>
                        <w:t>Phone Number</w:t>
                      </w:r>
                      <w:r w:rsidR="00D70FE8">
                        <w:rPr>
                          <w:rFonts w:ascii="Century Gothic" w:hAnsi="Century Gothic"/>
                          <w:sz w:val="16"/>
                          <w:szCs w:val="16"/>
                        </w:rPr>
                        <w:t>&gt;&gt;</w:t>
                      </w:r>
                      <w:r>
                        <w:rPr>
                          <w:rFonts w:ascii="Century Gothic" w:hAnsi="Century Gothic"/>
                          <w:sz w:val="16"/>
                          <w:szCs w:val="16"/>
                        </w:rPr>
                        <w:t xml:space="preserve"> </w:t>
                      </w:r>
                      <w:r w:rsidR="00153CFA">
                        <w:rPr>
                          <w:rFonts w:ascii="Century Gothic" w:hAnsi="Century Gothic"/>
                          <w:sz w:val="16"/>
                          <w:szCs w:val="16"/>
                        </w:rPr>
                        <w:t>more2life</w:t>
                      </w:r>
                      <w:r w:rsidRPr="006F4A75">
                        <w:rPr>
                          <w:rFonts w:ascii="Century Gothic" w:hAnsi="Century Gothic"/>
                          <w:sz w:val="16"/>
                          <w:szCs w:val="16"/>
                        </w:rPr>
                        <w:t xml:space="preserve"> Limited is authorised and regulated by the Financial Conduct Authority</w:t>
                      </w:r>
                      <w:r w:rsidRPr="006F4A75">
                        <w:rPr>
                          <w:rFonts w:ascii="Century Gothic" w:hAnsi="Century Gothic" w:cs="Arial"/>
                          <w:sz w:val="16"/>
                          <w:szCs w:val="16"/>
                        </w:rPr>
                        <w:t>.</w:t>
                      </w:r>
                    </w:p>
                    <w:p w14:paraId="3FC43CB7" w14:textId="77777777" w:rsidR="005B13CF" w:rsidRPr="006F4A75" w:rsidRDefault="005B13CF" w:rsidP="003D21FD">
                      <w:pPr>
                        <w:rPr>
                          <w:rFonts w:ascii="Century Gothic" w:hAnsi="Century Gothic"/>
                          <w:sz w:val="16"/>
                          <w:szCs w:val="16"/>
                        </w:rPr>
                      </w:pPr>
                    </w:p>
                  </w:txbxContent>
                </v:textbox>
                <w10:wrap anchorx="margin"/>
              </v:shape>
            </w:pict>
          </mc:Fallback>
        </mc:AlternateContent>
      </w:r>
    </w:p>
    <w:tbl>
      <w:tblPr>
        <w:tblpPr w:leftFromText="180" w:rightFromText="180" w:vertAnchor="text" w:horzAnchor="margin" w:tblpY="-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BB1AB7" w:rsidRPr="00E45913" w14:paraId="6CB6F0E6" w14:textId="77777777">
        <w:trPr>
          <w:trHeight w:val="280"/>
        </w:trPr>
        <w:tc>
          <w:tcPr>
            <w:tcW w:w="9016" w:type="dxa"/>
            <w:shd w:val="clear" w:color="auto" w:fill="9CC2E5" w:themeFill="accent1" w:themeFillTint="99"/>
            <w:vAlign w:val="center"/>
          </w:tcPr>
          <w:p w14:paraId="39A77512" w14:textId="77777777" w:rsidR="00BB1AB7" w:rsidRPr="00E45913" w:rsidRDefault="00BB1AB7">
            <w:pPr>
              <w:autoSpaceDE w:val="0"/>
              <w:autoSpaceDN w:val="0"/>
              <w:adjustRightInd w:val="0"/>
              <w:spacing w:after="0" w:line="240" w:lineRule="auto"/>
              <w:rPr>
                <w:rFonts w:ascii="Figtree" w:hAnsi="Figtree" w:cs="Arial"/>
                <w:b/>
                <w:sz w:val="8"/>
                <w:szCs w:val="8"/>
              </w:rPr>
            </w:pPr>
          </w:p>
          <w:p w14:paraId="6842FE64" w14:textId="77777777" w:rsidR="00BB1AB7" w:rsidRPr="00E45913" w:rsidRDefault="00376E26">
            <w:pPr>
              <w:autoSpaceDE w:val="0"/>
              <w:autoSpaceDN w:val="0"/>
              <w:adjustRightInd w:val="0"/>
              <w:spacing w:after="0" w:line="240" w:lineRule="auto"/>
              <w:rPr>
                <w:rFonts w:ascii="Figtree" w:hAnsi="Figtree" w:cs="Arial"/>
                <w:b/>
                <w:sz w:val="20"/>
                <w:szCs w:val="20"/>
              </w:rPr>
            </w:pPr>
            <w:r w:rsidRPr="00E45913">
              <w:rPr>
                <w:rFonts w:ascii="Figtree" w:hAnsi="Figtree" w:cs="Arial"/>
                <w:b/>
                <w:sz w:val="20"/>
                <w:szCs w:val="20"/>
              </w:rPr>
              <w:t>3. What is a lifetime mortgage?</w:t>
            </w:r>
          </w:p>
          <w:p w14:paraId="6D262DC6" w14:textId="77777777" w:rsidR="00BB1AB7" w:rsidRPr="00E45913" w:rsidRDefault="00BB1AB7">
            <w:pPr>
              <w:autoSpaceDE w:val="0"/>
              <w:autoSpaceDN w:val="0"/>
              <w:adjustRightInd w:val="0"/>
              <w:spacing w:after="0" w:line="240" w:lineRule="auto"/>
              <w:rPr>
                <w:rFonts w:ascii="Figtree" w:hAnsi="Figtree" w:cs="Arial"/>
                <w:b/>
                <w:sz w:val="8"/>
                <w:szCs w:val="8"/>
              </w:rPr>
            </w:pPr>
          </w:p>
        </w:tc>
      </w:tr>
      <w:tr w:rsidR="00BB1AB7" w:rsidRPr="00E45913" w14:paraId="555FCA07" w14:textId="77777777">
        <w:tc>
          <w:tcPr>
            <w:tcW w:w="9016" w:type="dxa"/>
            <w:vAlign w:val="center"/>
          </w:tcPr>
          <w:p w14:paraId="41449E04" w14:textId="77777777" w:rsidR="00BB1AB7" w:rsidRPr="00E45913" w:rsidRDefault="00BB1AB7">
            <w:pPr>
              <w:autoSpaceDE w:val="0"/>
              <w:autoSpaceDN w:val="0"/>
              <w:adjustRightInd w:val="0"/>
              <w:spacing w:after="0" w:line="240" w:lineRule="auto"/>
              <w:rPr>
                <w:rFonts w:ascii="Figtree" w:hAnsi="Figtree" w:cs="Arial"/>
                <w:b/>
                <w:sz w:val="8"/>
                <w:szCs w:val="8"/>
              </w:rPr>
            </w:pPr>
          </w:p>
          <w:p w14:paraId="006EE00A" w14:textId="77777777" w:rsidR="00BB1AB7" w:rsidRPr="00E45913" w:rsidRDefault="00376E26">
            <w:pPr>
              <w:autoSpaceDE w:val="0"/>
              <w:autoSpaceDN w:val="0"/>
              <w:adjustRightInd w:val="0"/>
              <w:spacing w:after="0" w:line="240" w:lineRule="auto"/>
              <w:rPr>
                <w:rFonts w:ascii="Figtree" w:hAnsi="Figtree" w:cs="Arial"/>
                <w:b/>
                <w:sz w:val="20"/>
                <w:szCs w:val="20"/>
              </w:rPr>
            </w:pPr>
            <w:r w:rsidRPr="00E45913">
              <w:rPr>
                <w:rFonts w:ascii="Figtree" w:hAnsi="Figtree" w:cs="Arial"/>
                <w:b/>
                <w:sz w:val="20"/>
                <w:szCs w:val="20"/>
              </w:rPr>
              <w:t>Important Information From The Financial Conduct Authority:</w:t>
            </w:r>
          </w:p>
          <w:p w14:paraId="38959848" w14:textId="77777777" w:rsidR="00BB1AB7" w:rsidRPr="00E45913" w:rsidRDefault="00BB1AB7">
            <w:pPr>
              <w:autoSpaceDE w:val="0"/>
              <w:autoSpaceDN w:val="0"/>
              <w:adjustRightInd w:val="0"/>
              <w:spacing w:after="0" w:line="240" w:lineRule="auto"/>
              <w:rPr>
                <w:rFonts w:ascii="Figtree" w:hAnsi="Figtree" w:cs="Arial"/>
                <w:b/>
                <w:sz w:val="20"/>
                <w:szCs w:val="20"/>
              </w:rPr>
            </w:pPr>
          </w:p>
          <w:p w14:paraId="5DFFC1EB" w14:textId="77777777" w:rsidR="00BB1AB7" w:rsidRPr="00E45913" w:rsidRDefault="00376E26">
            <w:pPr>
              <w:pStyle w:val="ListParagraph"/>
              <w:numPr>
                <w:ilvl w:val="0"/>
                <w:numId w:val="2"/>
              </w:numPr>
              <w:autoSpaceDE w:val="0"/>
              <w:autoSpaceDN w:val="0"/>
              <w:adjustRightInd w:val="0"/>
              <w:spacing w:after="120" w:line="240" w:lineRule="auto"/>
              <w:rPr>
                <w:rFonts w:ascii="Figtree" w:hAnsi="Figtree" w:cs="Arial"/>
                <w:sz w:val="20"/>
                <w:szCs w:val="20"/>
              </w:rPr>
            </w:pPr>
            <w:r w:rsidRPr="00E45913">
              <w:rPr>
                <w:rFonts w:ascii="Figtree" w:hAnsi="Figtree" w:cs="Arial"/>
                <w:sz w:val="20"/>
                <w:szCs w:val="20"/>
              </w:rPr>
              <w:t>A lifetime mortgage is a special type of loan which is usually designed to run for the rest of your life, and which means that you borrow money that is secured on your home to give you a lump sum/or a regular income. The amount you owe to the lender is usually paid back from the proceeds of the sale of your home after death. If you are borrowing with someone else this would be after the death of the last borrower. Any money left over would be paid to your beneficiaries.</w:t>
            </w:r>
          </w:p>
          <w:p w14:paraId="37BF4FC7" w14:textId="77777777" w:rsidR="00BB1AB7" w:rsidRPr="00E45913" w:rsidRDefault="00BB1AB7">
            <w:pPr>
              <w:pStyle w:val="ListParagraph"/>
              <w:autoSpaceDE w:val="0"/>
              <w:autoSpaceDN w:val="0"/>
              <w:adjustRightInd w:val="0"/>
              <w:spacing w:after="120" w:line="240" w:lineRule="auto"/>
              <w:rPr>
                <w:rFonts w:ascii="Figtree" w:hAnsi="Figtree" w:cs="Arial"/>
                <w:sz w:val="20"/>
                <w:szCs w:val="20"/>
              </w:rPr>
            </w:pPr>
          </w:p>
          <w:p w14:paraId="4164655A" w14:textId="77777777" w:rsidR="00BB1AB7" w:rsidRPr="00E45913" w:rsidRDefault="00376E26">
            <w:pPr>
              <w:pStyle w:val="ListParagraph"/>
              <w:numPr>
                <w:ilvl w:val="0"/>
                <w:numId w:val="2"/>
              </w:numPr>
              <w:autoSpaceDE w:val="0"/>
              <w:autoSpaceDN w:val="0"/>
              <w:adjustRightInd w:val="0"/>
              <w:spacing w:after="120" w:line="240" w:lineRule="auto"/>
              <w:rPr>
                <w:rFonts w:ascii="Figtree" w:hAnsi="Figtree" w:cs="Arial"/>
                <w:sz w:val="20"/>
                <w:szCs w:val="20"/>
              </w:rPr>
            </w:pPr>
            <w:r w:rsidRPr="00E45913">
              <w:rPr>
                <w:rFonts w:ascii="Figtree" w:hAnsi="Figtree" w:cs="Arial"/>
                <w:sz w:val="20"/>
                <w:szCs w:val="20"/>
              </w:rPr>
              <w:t>If you buy a new home, you may be able to transfer your lifetime mortgage to your new home, or you may be able to get a new lifetime mortgage. Otherwise you will usually have to repay the amount you owe to the lender from the money you get from the sale of your home. Any money left over belongs to you.</w:t>
            </w:r>
          </w:p>
          <w:p w14:paraId="4391024A" w14:textId="77777777" w:rsidR="00BB1AB7" w:rsidRPr="00E45913" w:rsidRDefault="00BB1AB7">
            <w:pPr>
              <w:pStyle w:val="ListParagraph"/>
              <w:rPr>
                <w:rFonts w:ascii="Figtree" w:hAnsi="Figtree" w:cs="Arial"/>
                <w:sz w:val="20"/>
                <w:szCs w:val="20"/>
              </w:rPr>
            </w:pPr>
          </w:p>
          <w:p w14:paraId="2D11AD7F" w14:textId="000D8509" w:rsidR="00BB1AB7" w:rsidRPr="00E45913" w:rsidRDefault="00376E26">
            <w:pPr>
              <w:pStyle w:val="ListParagraph"/>
              <w:numPr>
                <w:ilvl w:val="0"/>
                <w:numId w:val="2"/>
              </w:numPr>
              <w:autoSpaceDE w:val="0"/>
              <w:autoSpaceDN w:val="0"/>
              <w:adjustRightInd w:val="0"/>
              <w:spacing w:after="120" w:line="240" w:lineRule="auto"/>
              <w:rPr>
                <w:rFonts w:ascii="Figtree" w:hAnsi="Figtree" w:cs="Arial"/>
                <w:sz w:val="20"/>
                <w:szCs w:val="20"/>
              </w:rPr>
            </w:pPr>
            <w:r w:rsidRPr="00E45913">
              <w:rPr>
                <w:rFonts w:ascii="Figtree" w:hAnsi="Figtree" w:cs="Arial"/>
                <w:sz w:val="20"/>
                <w:szCs w:val="20"/>
              </w:rPr>
              <w:t>If you move into sheltered accommodation or long</w:t>
            </w:r>
            <w:r w:rsidR="00296D3A" w:rsidRPr="00E45913">
              <w:rPr>
                <w:rFonts w:ascii="Figtree" w:hAnsi="Figtree" w:cs="Arial"/>
                <w:sz w:val="20"/>
                <w:szCs w:val="20"/>
              </w:rPr>
              <w:t>-</w:t>
            </w:r>
            <w:r w:rsidRPr="00E45913">
              <w:rPr>
                <w:rFonts w:ascii="Figtree" w:hAnsi="Figtree" w:cs="Arial"/>
                <w:sz w:val="20"/>
                <w:szCs w:val="20"/>
              </w:rPr>
              <w:t>term care you will usually have to repay the amount you owe to the lender from the money you get from the sale of your home. Again, any money left over belongs to you. If you are borrowing jointly with someone else and one of you needs to move into long-term care, you don't usually have to sell your home until the last borrower either dies or moves into long-term care or another property.</w:t>
            </w:r>
          </w:p>
          <w:p w14:paraId="1A39A819" w14:textId="77777777" w:rsidR="00BB1AB7" w:rsidRPr="00E45913" w:rsidRDefault="00BB1AB7">
            <w:pPr>
              <w:pStyle w:val="ListParagraph"/>
              <w:rPr>
                <w:rFonts w:ascii="Figtree" w:hAnsi="Figtree" w:cs="Arial"/>
                <w:sz w:val="20"/>
                <w:szCs w:val="20"/>
              </w:rPr>
            </w:pPr>
          </w:p>
          <w:p w14:paraId="30F27B15" w14:textId="77777777" w:rsidR="00BB1AB7" w:rsidRPr="00E45913" w:rsidRDefault="00376E26">
            <w:pPr>
              <w:pStyle w:val="ListParagraph"/>
              <w:numPr>
                <w:ilvl w:val="0"/>
                <w:numId w:val="2"/>
              </w:numPr>
              <w:autoSpaceDE w:val="0"/>
              <w:autoSpaceDN w:val="0"/>
              <w:adjustRightInd w:val="0"/>
              <w:spacing w:after="120" w:line="240" w:lineRule="auto"/>
              <w:rPr>
                <w:rFonts w:ascii="Figtree" w:hAnsi="Figtree" w:cs="Arial"/>
                <w:sz w:val="20"/>
                <w:szCs w:val="20"/>
              </w:rPr>
            </w:pPr>
            <w:r w:rsidRPr="00E45913">
              <w:rPr>
                <w:rFonts w:ascii="Figtree" w:hAnsi="Figtree" w:cs="Arial"/>
                <w:sz w:val="20"/>
                <w:szCs w:val="20"/>
              </w:rPr>
              <w:t>If you decide that you simply don't want the lifetime mortgage any more, you can repay the amount you owe to the lender at any time, but the lender may make an early repayment charge if you do. Section 13 of this illustration will tell you if any early repayment charges apply to this mortgage.</w:t>
            </w:r>
          </w:p>
          <w:p w14:paraId="6168B0B7" w14:textId="77777777" w:rsidR="00BB1AB7" w:rsidRPr="00E45913" w:rsidRDefault="00BB1AB7">
            <w:pPr>
              <w:pStyle w:val="ListParagraph"/>
              <w:spacing w:after="120" w:line="240" w:lineRule="auto"/>
              <w:rPr>
                <w:rFonts w:ascii="Figtree" w:hAnsi="Figtree" w:cs="Arial"/>
                <w:b/>
                <w:bCs/>
                <w:sz w:val="20"/>
                <w:szCs w:val="20"/>
                <w:u w:val="single"/>
              </w:rPr>
            </w:pPr>
          </w:p>
          <w:p w14:paraId="08503F64" w14:textId="77777777" w:rsidR="00BB1AB7" w:rsidRPr="00E45913" w:rsidRDefault="00376E26">
            <w:pPr>
              <w:pStyle w:val="ListParagraph"/>
              <w:numPr>
                <w:ilvl w:val="0"/>
                <w:numId w:val="2"/>
              </w:numPr>
              <w:spacing w:after="120" w:line="240" w:lineRule="auto"/>
              <w:rPr>
                <w:rFonts w:ascii="Figtree" w:hAnsi="Figtree" w:cs="Arial"/>
                <w:b/>
                <w:bCs/>
                <w:sz w:val="20"/>
                <w:szCs w:val="20"/>
                <w:u w:val="single"/>
              </w:rPr>
            </w:pPr>
            <w:r w:rsidRPr="00E45913">
              <w:rPr>
                <w:rFonts w:ascii="Figtree" w:hAnsi="Figtree" w:cs="Arial"/>
                <w:sz w:val="20"/>
                <w:szCs w:val="20"/>
              </w:rPr>
              <w:t>Some lifetime mortgages are linked to an investment – this means you borrow a lump sum which is invested (for example in an annuity) to give you a regular income. If this happens the full details of the investment will be shown in a separate document and it is important to read both documents together.</w:t>
            </w:r>
          </w:p>
          <w:p w14:paraId="099C89D1" w14:textId="77777777" w:rsidR="00BB1AB7" w:rsidRPr="00E45913" w:rsidRDefault="00BB1AB7">
            <w:pPr>
              <w:autoSpaceDE w:val="0"/>
              <w:autoSpaceDN w:val="0"/>
              <w:adjustRightInd w:val="0"/>
              <w:spacing w:after="0" w:line="240" w:lineRule="auto"/>
              <w:rPr>
                <w:rFonts w:ascii="Figtree" w:hAnsi="Figtree" w:cs="Arial"/>
                <w:b/>
                <w:sz w:val="8"/>
                <w:szCs w:val="8"/>
              </w:rPr>
            </w:pPr>
          </w:p>
        </w:tc>
      </w:tr>
    </w:tbl>
    <w:p w14:paraId="3CD3C6CD" w14:textId="77777777" w:rsidR="00041B97" w:rsidRDefault="00041B97" w:rsidP="00041B97">
      <w:pPr>
        <w:autoSpaceDE w:val="0"/>
        <w:autoSpaceDN w:val="0"/>
        <w:adjustRightInd w:val="0"/>
        <w:spacing w:after="0" w:line="240" w:lineRule="auto"/>
        <w:rPr>
          <w:rFonts w:ascii="Figtree" w:hAnsi="Figtree" w:cs="Arial"/>
          <w:sz w:val="20"/>
          <w:szCs w:val="20"/>
        </w:rPr>
      </w:pPr>
    </w:p>
    <w:p w14:paraId="49C11EF7" w14:textId="77777777" w:rsidR="00236C01" w:rsidRDefault="00236C01" w:rsidP="00041B97">
      <w:pPr>
        <w:autoSpaceDE w:val="0"/>
        <w:autoSpaceDN w:val="0"/>
        <w:adjustRightInd w:val="0"/>
        <w:spacing w:after="0" w:line="240" w:lineRule="auto"/>
        <w:rPr>
          <w:rFonts w:ascii="Figtree" w:hAnsi="Figtree" w:cs="Arial"/>
          <w:sz w:val="20"/>
          <w:szCs w:val="20"/>
        </w:rPr>
      </w:pPr>
    </w:p>
    <w:tbl>
      <w:tblPr>
        <w:tblStyle w:val="TableGrid"/>
        <w:tblW w:w="0" w:type="auto"/>
        <w:tblLook w:val="01E0" w:firstRow="1" w:lastRow="1" w:firstColumn="1" w:lastColumn="1" w:noHBand="0" w:noVBand="0"/>
      </w:tblPr>
      <w:tblGrid>
        <w:gridCol w:w="9016"/>
      </w:tblGrid>
      <w:tr w:rsidR="00BB1AB7" w:rsidRPr="00E45913" w14:paraId="1101ADC2" w14:textId="77777777">
        <w:tc>
          <w:tcPr>
            <w:tcW w:w="9016" w:type="dxa"/>
            <w:shd w:val="clear" w:color="auto" w:fill="9CC2E5" w:themeFill="accent1" w:themeFillTint="99"/>
            <w:vAlign w:val="center"/>
          </w:tcPr>
          <w:p w14:paraId="191D3833" w14:textId="7DFAF579" w:rsidR="00BB1AB7" w:rsidRPr="00E45913" w:rsidRDefault="00376E26">
            <w:pPr>
              <w:autoSpaceDE w:val="0"/>
              <w:autoSpaceDN w:val="0"/>
              <w:adjustRightInd w:val="0"/>
              <w:rPr>
                <w:rFonts w:ascii="Figtree" w:hAnsi="Figtree" w:cs="Arial"/>
                <w:b/>
                <w:sz w:val="20"/>
                <w:szCs w:val="20"/>
              </w:rPr>
            </w:pPr>
            <w:r w:rsidRPr="00E45913">
              <w:rPr>
                <w:rFonts w:ascii="Figtree" w:hAnsi="Figtree" w:cs="Arial"/>
                <w:b/>
                <w:sz w:val="20"/>
                <w:szCs w:val="20"/>
              </w:rPr>
              <w:t>4. What you have told us</w:t>
            </w:r>
          </w:p>
        </w:tc>
      </w:tr>
      <w:tr w:rsidR="00BB1AB7" w:rsidRPr="00E45913" w14:paraId="4324E3F5" w14:textId="77777777">
        <w:tc>
          <w:tcPr>
            <w:tcW w:w="9016" w:type="dxa"/>
            <w:vAlign w:val="center"/>
          </w:tcPr>
          <w:p w14:paraId="0873ABEB" w14:textId="77777777" w:rsidR="00BB1AB7" w:rsidRPr="00E45913" w:rsidRDefault="00BB1AB7">
            <w:pPr>
              <w:autoSpaceDE w:val="0"/>
              <w:autoSpaceDN w:val="0"/>
              <w:adjustRightInd w:val="0"/>
              <w:rPr>
                <w:rFonts w:ascii="Figtree" w:hAnsi="Figtree" w:cs="Arial"/>
                <w:b/>
                <w:sz w:val="8"/>
                <w:szCs w:val="8"/>
              </w:rPr>
            </w:pPr>
          </w:p>
          <w:p w14:paraId="36980D8A" w14:textId="7458B3CF" w:rsidR="00BB1AB7" w:rsidRDefault="00376E26" w:rsidP="007930E7">
            <w:pPr>
              <w:pStyle w:val="ListParagraph"/>
              <w:numPr>
                <w:ilvl w:val="0"/>
                <w:numId w:val="15"/>
              </w:numPr>
              <w:spacing w:after="0" w:line="240" w:lineRule="auto"/>
              <w:rPr>
                <w:rFonts w:ascii="Figtree" w:hAnsi="Figtree" w:cs="Arial"/>
                <w:bCs/>
                <w:sz w:val="20"/>
                <w:szCs w:val="20"/>
              </w:rPr>
            </w:pPr>
            <w:r w:rsidRPr="007930E7">
              <w:rPr>
                <w:rFonts w:ascii="Figtree" w:hAnsi="Figtree" w:cs="Arial"/>
                <w:bCs/>
                <w:sz w:val="20"/>
                <w:szCs w:val="20"/>
              </w:rPr>
              <w:t xml:space="preserve">You want an illustration for the </w:t>
            </w:r>
            <w:r w:rsidR="003E3FA1" w:rsidRPr="00A57881">
              <w:rPr>
                <w:rFonts w:ascii="Figtree" w:hAnsi="Figtree" w:cs="Arial"/>
                <w:bCs/>
                <w:sz w:val="20"/>
                <w:szCs w:val="20"/>
                <w:highlight w:val="yellow"/>
              </w:rPr>
              <w:t>&lt;&lt;</w:t>
            </w:r>
            <w:r w:rsidR="00A57881" w:rsidRPr="00A57881">
              <w:rPr>
                <w:rFonts w:ascii="Figtree" w:hAnsi="Figtree" w:cs="Arial"/>
                <w:bCs/>
                <w:sz w:val="20"/>
                <w:szCs w:val="20"/>
                <w:highlight w:val="yellow"/>
              </w:rPr>
              <w:t>ProductName</w:t>
            </w:r>
            <w:r w:rsidR="003E3FA1" w:rsidRPr="00A57881">
              <w:rPr>
                <w:rFonts w:ascii="Figtree" w:hAnsi="Figtree" w:cs="Arial"/>
                <w:bCs/>
                <w:sz w:val="20"/>
                <w:szCs w:val="20"/>
                <w:highlight w:val="yellow"/>
              </w:rPr>
              <w:t>&gt;&gt;</w:t>
            </w:r>
            <w:r w:rsidR="003B47D5" w:rsidRPr="007930E7">
              <w:rPr>
                <w:rFonts w:ascii="Figtree" w:hAnsi="Figtree" w:cs="Arial"/>
                <w:bCs/>
                <w:sz w:val="20"/>
                <w:szCs w:val="20"/>
              </w:rPr>
              <w:t xml:space="preserve"> </w:t>
            </w:r>
            <w:r w:rsidR="007B06D4" w:rsidRPr="007930E7">
              <w:rPr>
                <w:rFonts w:ascii="Figtree" w:hAnsi="Figtree" w:cs="Arial"/>
                <w:bCs/>
                <w:sz w:val="20"/>
                <w:szCs w:val="20"/>
              </w:rPr>
              <w:t>l</w:t>
            </w:r>
            <w:r w:rsidR="00C4532A" w:rsidRPr="007930E7">
              <w:rPr>
                <w:rFonts w:ascii="Figtree" w:hAnsi="Figtree" w:cs="Arial"/>
                <w:bCs/>
                <w:sz w:val="20"/>
                <w:szCs w:val="20"/>
              </w:rPr>
              <w:t xml:space="preserve">ifetime </w:t>
            </w:r>
            <w:r w:rsidR="007B06D4" w:rsidRPr="007930E7">
              <w:rPr>
                <w:rFonts w:ascii="Figtree" w:hAnsi="Figtree" w:cs="Arial"/>
                <w:bCs/>
                <w:sz w:val="20"/>
                <w:szCs w:val="20"/>
              </w:rPr>
              <w:t>m</w:t>
            </w:r>
            <w:r w:rsidR="00C4532A" w:rsidRPr="007930E7">
              <w:rPr>
                <w:rFonts w:ascii="Figtree" w:hAnsi="Figtree" w:cs="Arial"/>
                <w:bCs/>
                <w:sz w:val="20"/>
                <w:szCs w:val="20"/>
              </w:rPr>
              <w:t>ortgage</w:t>
            </w:r>
            <w:ins w:id="2" w:author="Cleo Diggins" w:date="2025-11-13T09:07:00Z" w16du:dateUtc="2025-11-13T09:07:00Z">
              <w:r w:rsidR="00D43AE8">
                <w:rPr>
                  <w:rFonts w:ascii="Figtree" w:hAnsi="Figtree" w:cs="Arial"/>
                  <w:bCs/>
                  <w:sz w:val="20"/>
                  <w:szCs w:val="20"/>
                </w:rPr>
                <w:t>.</w:t>
              </w:r>
            </w:ins>
          </w:p>
          <w:p w14:paraId="76EA8F25" w14:textId="77777777" w:rsidR="007930E7" w:rsidRPr="007930E7" w:rsidRDefault="007930E7" w:rsidP="004969E3">
            <w:pPr>
              <w:pStyle w:val="ListParagraph"/>
              <w:spacing w:after="0" w:line="240" w:lineRule="auto"/>
              <w:rPr>
                <w:rFonts w:ascii="Figtree" w:hAnsi="Figtree" w:cs="Arial"/>
                <w:bCs/>
                <w:sz w:val="20"/>
                <w:szCs w:val="20"/>
              </w:rPr>
            </w:pPr>
          </w:p>
          <w:p w14:paraId="024C2973" w14:textId="759956DB" w:rsidR="00BB1AB7" w:rsidRPr="00E45913" w:rsidRDefault="00376E26">
            <w:pPr>
              <w:pStyle w:val="ListParagraph"/>
              <w:numPr>
                <w:ilvl w:val="0"/>
                <w:numId w:val="3"/>
              </w:numPr>
              <w:spacing w:after="0" w:line="240" w:lineRule="auto"/>
              <w:rPr>
                <w:rFonts w:ascii="Figtree" w:hAnsi="Figtree" w:cs="Arial"/>
                <w:bCs/>
                <w:sz w:val="20"/>
                <w:szCs w:val="20"/>
              </w:rPr>
            </w:pPr>
            <w:r w:rsidRPr="00E45913">
              <w:rPr>
                <w:rFonts w:ascii="Figtree" w:hAnsi="Figtree" w:cs="Arial"/>
                <w:bCs/>
                <w:sz w:val="20"/>
                <w:szCs w:val="20"/>
              </w:rPr>
              <w:t xml:space="preserve">Your details:                                    </w:t>
            </w:r>
            <w:r w:rsidR="00C26E34" w:rsidRPr="001A2866">
              <w:rPr>
                <w:rFonts w:ascii="Figtree" w:hAnsi="Figtree" w:cs="Arial"/>
                <w:bCs/>
                <w:sz w:val="20"/>
                <w:szCs w:val="20"/>
                <w:highlight w:val="yellow"/>
              </w:rPr>
              <w:t>&lt;&lt;</w:t>
            </w:r>
            <w:r w:rsidR="001A2866" w:rsidRPr="001A2866">
              <w:rPr>
                <w:rFonts w:ascii="Figtree" w:hAnsi="Figtree" w:cs="Arial"/>
                <w:bCs/>
                <w:sz w:val="20"/>
                <w:szCs w:val="20"/>
                <w:highlight w:val="yellow"/>
              </w:rPr>
              <w:t xml:space="preserve">ApplicantGender </w:t>
            </w:r>
            <w:r w:rsidR="00C26E34" w:rsidRPr="001A2866">
              <w:rPr>
                <w:rFonts w:ascii="Figtree" w:hAnsi="Figtree" w:cs="Arial"/>
                <w:bCs/>
                <w:sz w:val="20"/>
                <w:szCs w:val="20"/>
                <w:highlight w:val="yellow"/>
              </w:rPr>
              <w:t>&gt;&gt;</w:t>
            </w:r>
            <w:r w:rsidRPr="00E45913">
              <w:rPr>
                <w:rFonts w:ascii="Figtree" w:hAnsi="Figtree" w:cs="Arial"/>
                <w:bCs/>
                <w:sz w:val="20"/>
                <w:szCs w:val="20"/>
              </w:rPr>
              <w:t xml:space="preserve"> </w:t>
            </w:r>
            <w:r w:rsidR="00C26E34" w:rsidRPr="006917E1">
              <w:rPr>
                <w:rFonts w:ascii="Figtree" w:hAnsi="Figtree" w:cs="Arial"/>
                <w:bCs/>
                <w:sz w:val="20"/>
                <w:szCs w:val="20"/>
                <w:highlight w:val="yellow"/>
              </w:rPr>
              <w:t>&lt;&lt;</w:t>
            </w:r>
            <w:r w:rsidR="00EC5BBF" w:rsidRPr="006917E1">
              <w:rPr>
                <w:rFonts w:ascii="Figtree" w:hAnsi="Figtree" w:cs="Arial"/>
                <w:bCs/>
                <w:sz w:val="20"/>
                <w:szCs w:val="20"/>
                <w:highlight w:val="yellow"/>
              </w:rPr>
              <w:t>ApplicantCurrentAge</w:t>
            </w:r>
            <w:r w:rsidR="00C26E34" w:rsidRPr="006917E1">
              <w:rPr>
                <w:rFonts w:ascii="Figtree" w:hAnsi="Figtree" w:cs="Arial"/>
                <w:bCs/>
                <w:sz w:val="20"/>
                <w:szCs w:val="20"/>
                <w:highlight w:val="yellow"/>
              </w:rPr>
              <w:t>&gt;&gt;</w:t>
            </w:r>
            <w:r w:rsidRPr="00E45913">
              <w:rPr>
                <w:rFonts w:ascii="Figtree" w:hAnsi="Figtree" w:cs="Arial"/>
                <w:bCs/>
                <w:sz w:val="20"/>
                <w:szCs w:val="20"/>
              </w:rPr>
              <w:t xml:space="preserve"> years </w:t>
            </w:r>
          </w:p>
          <w:p w14:paraId="3EDECABD" w14:textId="31D67A41" w:rsidR="00BB1AB7" w:rsidRDefault="00376E26">
            <w:pPr>
              <w:ind w:left="2880"/>
              <w:rPr>
                <w:rFonts w:ascii="Figtree" w:hAnsi="Figtree" w:cs="Arial"/>
                <w:bCs/>
                <w:sz w:val="20"/>
                <w:szCs w:val="20"/>
              </w:rPr>
            </w:pPr>
            <w:r w:rsidRPr="00E45913">
              <w:rPr>
                <w:rFonts w:ascii="Figtree" w:hAnsi="Figtree" w:cs="Arial"/>
                <w:bCs/>
                <w:sz w:val="20"/>
                <w:szCs w:val="20"/>
              </w:rPr>
              <w:t xml:space="preserve">           </w:t>
            </w:r>
            <w:r w:rsidR="001A2866" w:rsidRPr="00E968BC">
              <w:rPr>
                <w:rFonts w:ascii="Figtree" w:hAnsi="Figtree" w:cs="Arial"/>
                <w:bCs/>
                <w:sz w:val="20"/>
                <w:szCs w:val="20"/>
                <w:highlight w:val="yellow"/>
              </w:rPr>
              <w:t>(</w:t>
            </w:r>
            <w:r w:rsidR="00AF1ACA" w:rsidRPr="00E968BC">
              <w:rPr>
                <w:rFonts w:ascii="Figtree" w:hAnsi="Figtree" w:cs="Arial"/>
                <w:bCs/>
                <w:sz w:val="20"/>
                <w:szCs w:val="20"/>
                <w:highlight w:val="yellow"/>
              </w:rPr>
              <w:t xml:space="preserve">If joint application </w:t>
            </w:r>
            <w:r w:rsidR="00F575F2" w:rsidRPr="00E968BC">
              <w:rPr>
                <w:rFonts w:ascii="Figtree" w:hAnsi="Figtree" w:cs="Arial"/>
                <w:bCs/>
                <w:sz w:val="20"/>
                <w:szCs w:val="20"/>
                <w:highlight w:val="yellow"/>
              </w:rPr>
              <w:t>&lt;&lt;</w:t>
            </w:r>
            <w:r w:rsidR="001A2866" w:rsidRPr="00E968BC">
              <w:rPr>
                <w:rFonts w:ascii="Figtree" w:hAnsi="Figtree" w:cs="Arial"/>
                <w:bCs/>
                <w:sz w:val="20"/>
                <w:szCs w:val="20"/>
                <w:highlight w:val="yellow"/>
              </w:rPr>
              <w:t>ApplicantGender</w:t>
            </w:r>
            <w:r w:rsidR="00F575F2" w:rsidRPr="00E968BC">
              <w:rPr>
                <w:rFonts w:ascii="Figtree" w:hAnsi="Figtree" w:cs="Arial"/>
                <w:bCs/>
                <w:sz w:val="20"/>
                <w:szCs w:val="20"/>
                <w:highlight w:val="yellow"/>
              </w:rPr>
              <w:t>&gt;&gt;</w:t>
            </w:r>
            <w:r w:rsidRPr="00E968BC">
              <w:rPr>
                <w:rFonts w:ascii="Figtree" w:hAnsi="Figtree" w:cs="Arial"/>
                <w:bCs/>
                <w:sz w:val="20"/>
                <w:szCs w:val="20"/>
                <w:highlight w:val="yellow"/>
              </w:rPr>
              <w:t xml:space="preserve"> </w:t>
            </w:r>
            <w:r w:rsidR="00C311B1">
              <w:rPr>
                <w:rFonts w:ascii="Figtree" w:hAnsi="Figtree" w:cs="Arial"/>
                <w:bCs/>
                <w:sz w:val="20"/>
                <w:szCs w:val="20"/>
                <w:highlight w:val="yellow"/>
              </w:rPr>
              <w:t>&lt;</w:t>
            </w:r>
            <w:r w:rsidR="00F575F2" w:rsidRPr="00E968BC">
              <w:rPr>
                <w:rFonts w:ascii="Figtree" w:hAnsi="Figtree" w:cs="Arial"/>
                <w:bCs/>
                <w:sz w:val="20"/>
                <w:szCs w:val="20"/>
                <w:highlight w:val="yellow"/>
              </w:rPr>
              <w:t>&lt;</w:t>
            </w:r>
            <w:r w:rsidR="00EC5BBF" w:rsidRPr="00E968BC">
              <w:rPr>
                <w:rFonts w:ascii="Figtree" w:hAnsi="Figtree" w:cs="Arial"/>
                <w:bCs/>
                <w:sz w:val="20"/>
                <w:szCs w:val="20"/>
                <w:highlight w:val="yellow"/>
              </w:rPr>
              <w:t>ApplicantCurrentAge</w:t>
            </w:r>
            <w:r w:rsidR="00C26E34" w:rsidRPr="00E968BC">
              <w:rPr>
                <w:rFonts w:ascii="Figtree" w:hAnsi="Figtree" w:cs="Arial"/>
                <w:bCs/>
                <w:sz w:val="20"/>
                <w:szCs w:val="20"/>
                <w:highlight w:val="yellow"/>
              </w:rPr>
              <w:t>&gt;&gt;</w:t>
            </w:r>
            <w:r w:rsidRPr="001C1C76">
              <w:rPr>
                <w:rFonts w:ascii="Figtree" w:hAnsi="Figtree" w:cs="Arial"/>
                <w:bCs/>
                <w:sz w:val="20"/>
                <w:szCs w:val="20"/>
              </w:rPr>
              <w:t xml:space="preserve"> years</w:t>
            </w:r>
            <w:r w:rsidR="00E968BC" w:rsidRPr="00E968BC">
              <w:rPr>
                <w:rFonts w:ascii="Figtree" w:hAnsi="Figtree" w:cs="Arial"/>
                <w:bCs/>
                <w:sz w:val="20"/>
                <w:szCs w:val="20"/>
                <w:highlight w:val="yellow"/>
              </w:rPr>
              <w:t>)</w:t>
            </w:r>
          </w:p>
          <w:p w14:paraId="1A2A26BA" w14:textId="215ECE86" w:rsidR="007A3C2B" w:rsidRDefault="00DB7DC0" w:rsidP="007A3C2B">
            <w:pPr>
              <w:pStyle w:val="ListParagraph"/>
              <w:numPr>
                <w:ilvl w:val="0"/>
                <w:numId w:val="3"/>
              </w:numPr>
              <w:rPr>
                <w:rFonts w:ascii="Figtree" w:hAnsi="Figtree" w:cs="Arial"/>
                <w:bCs/>
                <w:sz w:val="20"/>
                <w:szCs w:val="20"/>
              </w:rPr>
            </w:pPr>
            <w:r w:rsidRPr="003D7290">
              <w:rPr>
                <w:rFonts w:ascii="Figtree" w:hAnsi="Figtree" w:cs="Arial"/>
                <w:bCs/>
                <w:sz w:val="20"/>
                <w:szCs w:val="20"/>
                <w:highlight w:val="yellow"/>
              </w:rPr>
              <w:t>If &lt;&lt;ApplicantAgeNextBirthday&gt;&gt; = Yes for either applicant show:</w:t>
            </w:r>
            <w:r>
              <w:rPr>
                <w:rFonts w:ascii="Figtree" w:hAnsi="Figtree" w:cs="Arial"/>
                <w:bCs/>
                <w:sz w:val="20"/>
                <w:szCs w:val="20"/>
              </w:rPr>
              <w:t xml:space="preserve"> </w:t>
            </w:r>
            <w:r w:rsidR="007A3C2B" w:rsidRPr="00924472">
              <w:rPr>
                <w:rFonts w:ascii="Figtree" w:hAnsi="Figtree" w:cs="Arial"/>
                <w:bCs/>
                <w:sz w:val="20"/>
                <w:szCs w:val="20"/>
              </w:rPr>
              <w:t>This illustration has been based on the youngest applicant’s next age if their birthday falls within the next 50 days</w:t>
            </w:r>
            <w:r w:rsidR="00C92102" w:rsidRPr="00924472">
              <w:rPr>
                <w:rFonts w:ascii="Figtree" w:hAnsi="Figtree" w:cs="Arial"/>
                <w:bCs/>
                <w:sz w:val="20"/>
                <w:szCs w:val="20"/>
              </w:rPr>
              <w:t>.</w:t>
            </w:r>
          </w:p>
          <w:p w14:paraId="6E590ED3" w14:textId="77777777" w:rsidR="00AC1C16" w:rsidRPr="00924472" w:rsidRDefault="00AC1C16" w:rsidP="00AC1C16">
            <w:pPr>
              <w:pStyle w:val="ListParagraph"/>
              <w:rPr>
                <w:rFonts w:ascii="Figtree" w:hAnsi="Figtree" w:cs="Arial"/>
                <w:bCs/>
                <w:sz w:val="20"/>
                <w:szCs w:val="20"/>
              </w:rPr>
            </w:pPr>
          </w:p>
          <w:p w14:paraId="01553DE2" w14:textId="3F011547" w:rsidR="007C4702" w:rsidRPr="00E45913" w:rsidRDefault="003D7290" w:rsidP="007A3C2B">
            <w:pPr>
              <w:pStyle w:val="ListParagraph"/>
              <w:numPr>
                <w:ilvl w:val="0"/>
                <w:numId w:val="3"/>
              </w:numPr>
              <w:rPr>
                <w:rFonts w:ascii="Figtree" w:hAnsi="Figtree" w:cs="Arial"/>
                <w:bCs/>
                <w:sz w:val="20"/>
                <w:szCs w:val="20"/>
              </w:rPr>
            </w:pPr>
            <w:r w:rsidRPr="00AC1C16">
              <w:rPr>
                <w:rFonts w:ascii="Figtree" w:hAnsi="Figtree" w:cs="Arial"/>
                <w:bCs/>
                <w:sz w:val="20"/>
                <w:szCs w:val="20"/>
                <w:highlight w:val="yellow"/>
              </w:rPr>
              <w:t>If &lt;&lt;</w:t>
            </w:r>
            <w:r w:rsidR="004247C8" w:rsidRPr="00AC1C16">
              <w:rPr>
                <w:rFonts w:ascii="Figtree" w:hAnsi="Figtree" w:cs="Arial"/>
                <w:bCs/>
                <w:sz w:val="20"/>
                <w:szCs w:val="20"/>
                <w:highlight w:val="yellow"/>
              </w:rPr>
              <w:t>ProductMedicallyEnhanced&gt;&gt; = Yes show:</w:t>
            </w:r>
            <w:r w:rsidR="004247C8">
              <w:rPr>
                <w:rFonts w:ascii="Figtree" w:hAnsi="Figtree" w:cs="Arial"/>
                <w:bCs/>
                <w:sz w:val="20"/>
                <w:szCs w:val="20"/>
              </w:rPr>
              <w:t xml:space="preserve"> </w:t>
            </w:r>
            <w:r w:rsidR="007C4702" w:rsidRPr="00E45913">
              <w:rPr>
                <w:rFonts w:ascii="Figtree" w:hAnsi="Figtree" w:cs="Arial"/>
                <w:bCs/>
                <w:sz w:val="20"/>
                <w:szCs w:val="20"/>
              </w:rPr>
              <w:t>You have provided us with information regarding your health and other lifestyle conditions</w:t>
            </w:r>
            <w:r w:rsidR="00AC1C16">
              <w:rPr>
                <w:rFonts w:ascii="Figtree" w:hAnsi="Figtree" w:cs="Arial"/>
                <w:bCs/>
                <w:sz w:val="20"/>
                <w:szCs w:val="20"/>
              </w:rPr>
              <w:t>.</w:t>
            </w:r>
          </w:p>
          <w:p w14:paraId="6985A367" w14:textId="77777777" w:rsidR="007A3C2B" w:rsidRPr="00E45913" w:rsidRDefault="007A3C2B" w:rsidP="00800595">
            <w:pPr>
              <w:pStyle w:val="ListParagraph"/>
              <w:rPr>
                <w:rFonts w:ascii="Figtree" w:hAnsi="Figtree" w:cs="Arial"/>
                <w:bCs/>
                <w:sz w:val="20"/>
                <w:szCs w:val="20"/>
              </w:rPr>
            </w:pPr>
          </w:p>
          <w:p w14:paraId="220DBFCD" w14:textId="34EA6983" w:rsidR="00BB1AB7" w:rsidRPr="00E45913" w:rsidRDefault="00376E26">
            <w:pPr>
              <w:pStyle w:val="ListParagraph"/>
              <w:numPr>
                <w:ilvl w:val="0"/>
                <w:numId w:val="3"/>
              </w:numPr>
              <w:spacing w:after="0" w:line="240" w:lineRule="auto"/>
              <w:rPr>
                <w:rFonts w:ascii="Figtree" w:hAnsi="Figtree" w:cs="Arial"/>
                <w:bCs/>
                <w:sz w:val="20"/>
                <w:szCs w:val="20"/>
              </w:rPr>
            </w:pPr>
            <w:r w:rsidRPr="00E45913">
              <w:rPr>
                <w:rFonts w:ascii="Figtree" w:hAnsi="Figtree" w:cs="Arial"/>
                <w:bCs/>
                <w:sz w:val="20"/>
                <w:szCs w:val="20"/>
              </w:rPr>
              <w:t xml:space="preserve">You have estimated the value of your property at:                 </w:t>
            </w:r>
            <w:r w:rsidR="000131F7" w:rsidRPr="00E45913">
              <w:rPr>
                <w:rFonts w:ascii="Figtree" w:hAnsi="Figtree" w:cs="Arial"/>
                <w:bCs/>
                <w:sz w:val="20"/>
                <w:szCs w:val="20"/>
              </w:rPr>
              <w:t xml:space="preserve">      </w:t>
            </w:r>
            <w:r w:rsidRPr="00E45913">
              <w:rPr>
                <w:rFonts w:ascii="Figtree" w:hAnsi="Figtree" w:cs="Arial"/>
                <w:bCs/>
                <w:sz w:val="20"/>
                <w:szCs w:val="20"/>
              </w:rPr>
              <w:t>£</w:t>
            </w:r>
            <w:r w:rsidR="00F575F2" w:rsidRPr="00E51140">
              <w:rPr>
                <w:rFonts w:ascii="Figtree" w:hAnsi="Figtree" w:cs="Arial"/>
                <w:bCs/>
                <w:sz w:val="20"/>
                <w:szCs w:val="20"/>
                <w:highlight w:val="yellow"/>
              </w:rPr>
              <w:t>&lt;&lt;</w:t>
            </w:r>
            <w:r w:rsidR="00E51140" w:rsidRPr="00E51140">
              <w:rPr>
                <w:rFonts w:ascii="Figtree" w:hAnsi="Figtree" w:cs="Arial"/>
                <w:bCs/>
                <w:sz w:val="20"/>
                <w:szCs w:val="20"/>
                <w:highlight w:val="yellow"/>
              </w:rPr>
              <w:t>DervivedSecurityValue</w:t>
            </w:r>
            <w:r w:rsidR="00F575F2" w:rsidRPr="00E51140">
              <w:rPr>
                <w:rFonts w:ascii="Figtree" w:hAnsi="Figtree" w:cs="Arial"/>
                <w:bCs/>
                <w:sz w:val="20"/>
                <w:szCs w:val="20"/>
                <w:highlight w:val="yellow"/>
              </w:rPr>
              <w:t>&gt;&gt;</w:t>
            </w:r>
          </w:p>
          <w:p w14:paraId="0483D76B" w14:textId="77777777" w:rsidR="00BB1AB7" w:rsidRPr="00E45913" w:rsidRDefault="00BB1AB7">
            <w:pPr>
              <w:pStyle w:val="ListParagraph"/>
              <w:spacing w:after="0" w:line="240" w:lineRule="auto"/>
              <w:rPr>
                <w:rFonts w:ascii="Figtree" w:hAnsi="Figtree" w:cs="Arial"/>
                <w:bCs/>
                <w:sz w:val="20"/>
                <w:szCs w:val="20"/>
              </w:rPr>
            </w:pPr>
          </w:p>
          <w:p w14:paraId="50EBE356" w14:textId="4B67C0DE" w:rsidR="00BB1AB7" w:rsidRPr="00E45913" w:rsidRDefault="00376E26">
            <w:pPr>
              <w:pStyle w:val="ListParagraph"/>
              <w:numPr>
                <w:ilvl w:val="0"/>
                <w:numId w:val="3"/>
              </w:numPr>
              <w:spacing w:after="0" w:line="240" w:lineRule="auto"/>
              <w:rPr>
                <w:rFonts w:ascii="Figtree" w:hAnsi="Figtree" w:cs="Arial"/>
                <w:bCs/>
                <w:sz w:val="20"/>
                <w:szCs w:val="20"/>
              </w:rPr>
            </w:pPr>
            <w:r w:rsidRPr="00E45913">
              <w:rPr>
                <w:rFonts w:ascii="Figtree" w:hAnsi="Figtree" w:cs="Arial"/>
                <w:bCs/>
                <w:sz w:val="20"/>
                <w:szCs w:val="20"/>
              </w:rPr>
              <w:t xml:space="preserve">Construction:                                                                                        </w:t>
            </w:r>
            <w:r w:rsidR="000131F7" w:rsidRPr="00E45913">
              <w:rPr>
                <w:rFonts w:ascii="Figtree" w:hAnsi="Figtree" w:cs="Arial"/>
                <w:bCs/>
                <w:sz w:val="20"/>
                <w:szCs w:val="20"/>
              </w:rPr>
              <w:t>Standard</w:t>
            </w:r>
            <w:r w:rsidRPr="00E45913">
              <w:rPr>
                <w:rFonts w:ascii="Figtree" w:hAnsi="Figtree" w:cs="Arial"/>
                <w:bCs/>
                <w:sz w:val="20"/>
                <w:szCs w:val="20"/>
              </w:rPr>
              <w:t xml:space="preserve">      </w:t>
            </w:r>
          </w:p>
          <w:p w14:paraId="651318C7" w14:textId="77777777" w:rsidR="00BB1AB7" w:rsidRPr="007930E7" w:rsidRDefault="00BB1AB7" w:rsidP="007930E7">
            <w:pPr>
              <w:spacing w:after="0" w:line="240" w:lineRule="auto"/>
              <w:rPr>
                <w:rFonts w:ascii="Figtree" w:hAnsi="Figtree" w:cs="Arial"/>
                <w:bCs/>
                <w:sz w:val="20"/>
                <w:szCs w:val="20"/>
              </w:rPr>
            </w:pPr>
          </w:p>
          <w:p w14:paraId="28AA8866" w14:textId="20095FF7" w:rsidR="00BB1AB7" w:rsidRPr="00E45913" w:rsidRDefault="00376E26">
            <w:pPr>
              <w:pStyle w:val="ListParagraph"/>
              <w:numPr>
                <w:ilvl w:val="0"/>
                <w:numId w:val="3"/>
              </w:numPr>
              <w:spacing w:after="0" w:line="240" w:lineRule="auto"/>
              <w:rPr>
                <w:rFonts w:ascii="Figtree" w:hAnsi="Figtree" w:cs="Arial"/>
                <w:bCs/>
                <w:sz w:val="20"/>
                <w:szCs w:val="20"/>
              </w:rPr>
            </w:pPr>
            <w:r w:rsidRPr="005914A2">
              <w:rPr>
                <w:rFonts w:ascii="Figtree" w:hAnsi="Figtree" w:cs="Arial"/>
                <w:bCs/>
                <w:sz w:val="20"/>
                <w:szCs w:val="20"/>
              </w:rPr>
              <w:t xml:space="preserve">You want to receive an </w:t>
            </w:r>
            <w:r w:rsidR="00861B5E" w:rsidRPr="007177FC">
              <w:rPr>
                <w:rFonts w:ascii="Figtree" w:hAnsi="Figtree" w:cs="Arial"/>
                <w:bCs/>
                <w:sz w:val="20"/>
                <w:szCs w:val="20"/>
                <w:highlight w:val="yellow"/>
              </w:rPr>
              <w:t>(if</w:t>
            </w:r>
            <w:r w:rsidR="00F15FC5" w:rsidRPr="007177FC">
              <w:rPr>
                <w:rFonts w:ascii="Figtree" w:hAnsi="Figtree" w:cs="Arial"/>
                <w:bCs/>
                <w:sz w:val="20"/>
                <w:szCs w:val="20"/>
                <w:highlight w:val="yellow"/>
              </w:rPr>
              <w:t xml:space="preserve"> DrawdownAmount &gt;0 show</w:t>
            </w:r>
            <w:r w:rsidR="007177FC" w:rsidRPr="007177FC">
              <w:rPr>
                <w:rFonts w:ascii="Figtree" w:hAnsi="Figtree" w:cs="Arial"/>
                <w:bCs/>
                <w:sz w:val="20"/>
                <w:szCs w:val="20"/>
                <w:highlight w:val="yellow"/>
              </w:rPr>
              <w:t>:</w:t>
            </w:r>
            <w:r w:rsidRPr="00E45913">
              <w:rPr>
                <w:rFonts w:ascii="Figtree" w:hAnsi="Figtree" w:cs="Arial"/>
                <w:bCs/>
                <w:sz w:val="20"/>
                <w:szCs w:val="20"/>
              </w:rPr>
              <w:t>initial</w:t>
            </w:r>
            <w:r w:rsidR="00AC3701">
              <w:rPr>
                <w:rFonts w:ascii="Figtree" w:hAnsi="Figtree" w:cs="Arial"/>
                <w:bCs/>
                <w:sz w:val="20"/>
                <w:szCs w:val="20"/>
              </w:rPr>
              <w:t>)</w:t>
            </w:r>
            <w:r w:rsidRPr="00E45913">
              <w:rPr>
                <w:rFonts w:ascii="Figtree" w:hAnsi="Figtree" w:cs="Arial"/>
                <w:bCs/>
                <w:sz w:val="20"/>
                <w:szCs w:val="20"/>
              </w:rPr>
              <w:t xml:space="preserve"> advance of £</w:t>
            </w:r>
            <w:r w:rsidR="00F575F2" w:rsidRPr="00DC3282">
              <w:rPr>
                <w:rFonts w:ascii="Figtree" w:hAnsi="Figtree" w:cs="Arial"/>
                <w:bCs/>
                <w:sz w:val="20"/>
                <w:szCs w:val="20"/>
                <w:highlight w:val="yellow"/>
              </w:rPr>
              <w:t>&lt;&lt;</w:t>
            </w:r>
            <w:r w:rsidR="00832D80" w:rsidRPr="00DC3282">
              <w:rPr>
                <w:rFonts w:ascii="Figtree" w:hAnsi="Figtree" w:cs="Arial"/>
                <w:bCs/>
                <w:sz w:val="20"/>
                <w:szCs w:val="20"/>
                <w:highlight w:val="yellow"/>
              </w:rPr>
              <w:t>I</w:t>
            </w:r>
            <w:r w:rsidR="00813FEB" w:rsidRPr="00DC3282">
              <w:rPr>
                <w:rFonts w:ascii="Figtree" w:hAnsi="Figtree" w:cs="Arial"/>
                <w:bCs/>
                <w:sz w:val="20"/>
                <w:szCs w:val="20"/>
                <w:highlight w:val="yellow"/>
              </w:rPr>
              <w:t>NITIAL ADVANCE</w:t>
            </w:r>
            <w:r w:rsidR="00F575F2" w:rsidRPr="00DC3282">
              <w:rPr>
                <w:rFonts w:ascii="Figtree" w:hAnsi="Figtree" w:cs="Arial"/>
                <w:bCs/>
                <w:sz w:val="20"/>
                <w:szCs w:val="20"/>
                <w:highlight w:val="yellow"/>
              </w:rPr>
              <w:t>&gt;&gt;</w:t>
            </w:r>
            <w:r w:rsidRPr="00E45913">
              <w:rPr>
                <w:rFonts w:ascii="Figtree" w:hAnsi="Figtree" w:cs="Arial"/>
                <w:bCs/>
                <w:sz w:val="20"/>
                <w:szCs w:val="20"/>
              </w:rPr>
              <w:t xml:space="preserve"> </w:t>
            </w:r>
            <w:r w:rsidR="00433CB5" w:rsidRPr="0089037F">
              <w:rPr>
                <w:rFonts w:ascii="Figtree" w:hAnsi="Figtree" w:cs="Arial"/>
                <w:bCs/>
                <w:sz w:val="20"/>
                <w:szCs w:val="20"/>
                <w:highlight w:val="yellow"/>
              </w:rPr>
              <w:t xml:space="preserve">(If </w:t>
            </w:r>
            <w:r w:rsidR="0089037F" w:rsidRPr="0089037F">
              <w:rPr>
                <w:rFonts w:ascii="Figtree" w:hAnsi="Figtree" w:cs="Arial"/>
                <w:bCs/>
                <w:sz w:val="20"/>
                <w:szCs w:val="20"/>
                <w:highlight w:val="yellow"/>
              </w:rPr>
              <w:t>Fees added to loan show:</w:t>
            </w:r>
            <w:r w:rsidRPr="00E45913">
              <w:rPr>
                <w:rFonts w:ascii="Figtree" w:hAnsi="Figtree" w:cs="Arial"/>
                <w:bCs/>
                <w:sz w:val="20"/>
                <w:szCs w:val="20"/>
              </w:rPr>
              <w:t>plus £</w:t>
            </w:r>
            <w:r w:rsidR="00F575F2" w:rsidRPr="00DE572E">
              <w:rPr>
                <w:rFonts w:ascii="Figtree" w:hAnsi="Figtree" w:cs="Arial"/>
                <w:bCs/>
                <w:sz w:val="20"/>
                <w:szCs w:val="20"/>
                <w:highlight w:val="yellow"/>
              </w:rPr>
              <w:t>&lt;&lt;</w:t>
            </w:r>
            <w:r w:rsidR="00DE572E" w:rsidRPr="00DE572E">
              <w:rPr>
                <w:rFonts w:ascii="Figtree" w:hAnsi="Figtree" w:cs="Arial"/>
                <w:bCs/>
                <w:sz w:val="20"/>
                <w:szCs w:val="20"/>
                <w:highlight w:val="yellow"/>
              </w:rPr>
              <w:t>TotalFeesAdded</w:t>
            </w:r>
            <w:r w:rsidR="00F575F2" w:rsidRPr="00DE572E">
              <w:rPr>
                <w:rFonts w:ascii="Figtree" w:hAnsi="Figtree" w:cs="Arial"/>
                <w:bCs/>
                <w:sz w:val="20"/>
                <w:szCs w:val="20"/>
                <w:highlight w:val="yellow"/>
              </w:rPr>
              <w:t>&gt;&gt;</w:t>
            </w:r>
            <w:r w:rsidRPr="00E45913">
              <w:rPr>
                <w:rFonts w:ascii="Figtree" w:hAnsi="Figtree" w:cs="Arial"/>
                <w:bCs/>
                <w:sz w:val="20"/>
                <w:szCs w:val="20"/>
              </w:rPr>
              <w:t xml:space="preserve"> for fees that have been added to the loan – </w:t>
            </w:r>
            <w:r w:rsidRPr="00E45913">
              <w:rPr>
                <w:rFonts w:ascii="Figtree" w:hAnsi="Figtree" w:cs="Arial"/>
                <w:bCs/>
                <w:sz w:val="20"/>
                <w:szCs w:val="20"/>
              </w:rPr>
              <w:lastRenderedPageBreak/>
              <w:t xml:space="preserve">see </w:t>
            </w:r>
            <w:r w:rsidR="00C54944" w:rsidRPr="00E45913">
              <w:rPr>
                <w:rFonts w:ascii="Figtree" w:hAnsi="Figtree" w:cs="Arial"/>
                <w:bCs/>
                <w:sz w:val="20"/>
                <w:szCs w:val="20"/>
              </w:rPr>
              <w:t>S</w:t>
            </w:r>
            <w:r w:rsidRPr="00E45913">
              <w:rPr>
                <w:rFonts w:ascii="Figtree" w:hAnsi="Figtree" w:cs="Arial"/>
                <w:bCs/>
                <w:sz w:val="20"/>
                <w:szCs w:val="20"/>
              </w:rPr>
              <w:t>ection 11 for details.</w:t>
            </w:r>
            <w:r w:rsidR="0059317C" w:rsidRPr="00D47370">
              <w:rPr>
                <w:rFonts w:ascii="Figtree" w:hAnsi="Figtree" w:cs="Arial"/>
                <w:bCs/>
                <w:sz w:val="20"/>
                <w:szCs w:val="20"/>
                <w:highlight w:val="yellow"/>
              </w:rPr>
              <w:t>)</w:t>
            </w:r>
            <w:r w:rsidRPr="00E45913">
              <w:rPr>
                <w:rFonts w:ascii="Figtree" w:hAnsi="Figtree" w:cs="Arial"/>
                <w:bCs/>
                <w:sz w:val="20"/>
                <w:szCs w:val="20"/>
              </w:rPr>
              <w:t xml:space="preserve"> </w:t>
            </w:r>
            <w:r w:rsidR="0059317C" w:rsidRPr="001C2820">
              <w:rPr>
                <w:rFonts w:ascii="Figtree" w:hAnsi="Figtree" w:cs="Arial"/>
                <w:bCs/>
                <w:sz w:val="20"/>
                <w:szCs w:val="20"/>
                <w:highlight w:val="yellow"/>
              </w:rPr>
              <w:t>(If no fees added to loan show:</w:t>
            </w:r>
            <w:r w:rsidRPr="00E45913">
              <w:rPr>
                <w:rFonts w:ascii="Figtree" w:hAnsi="Figtree" w:cs="Arial"/>
                <w:bCs/>
                <w:sz w:val="20"/>
                <w:szCs w:val="20"/>
              </w:rPr>
              <w:t xml:space="preserve">No fees have been added to this amount, but the fees you need to pay are shown in </w:t>
            </w:r>
            <w:r w:rsidR="00C54944" w:rsidRPr="00E45913">
              <w:rPr>
                <w:rFonts w:ascii="Figtree" w:hAnsi="Figtree" w:cs="Arial"/>
                <w:bCs/>
                <w:sz w:val="20"/>
                <w:szCs w:val="20"/>
              </w:rPr>
              <w:t>S</w:t>
            </w:r>
            <w:r w:rsidRPr="00E45913">
              <w:rPr>
                <w:rFonts w:ascii="Figtree" w:hAnsi="Figtree" w:cs="Arial"/>
                <w:bCs/>
                <w:sz w:val="20"/>
                <w:szCs w:val="20"/>
              </w:rPr>
              <w:t>ection 11.</w:t>
            </w:r>
            <w:r w:rsidR="009962F9" w:rsidRPr="00D47370">
              <w:rPr>
                <w:rFonts w:ascii="Figtree" w:hAnsi="Figtree" w:cs="Arial"/>
                <w:bCs/>
                <w:sz w:val="20"/>
                <w:szCs w:val="20"/>
                <w:highlight w:val="yellow"/>
              </w:rPr>
              <w:t>)</w:t>
            </w:r>
            <w:r w:rsidRPr="00E45913">
              <w:rPr>
                <w:rFonts w:ascii="Figtree" w:hAnsi="Figtree" w:cs="Arial"/>
                <w:bCs/>
                <w:sz w:val="20"/>
                <w:szCs w:val="20"/>
              </w:rPr>
              <w:t xml:space="preserve"> For details of any insurance charges, see Section 12.  </w:t>
            </w:r>
          </w:p>
          <w:p w14:paraId="77E86767" w14:textId="77777777" w:rsidR="00905B4B" w:rsidRPr="00E45913" w:rsidRDefault="00905B4B" w:rsidP="00905B4B">
            <w:pPr>
              <w:pStyle w:val="ListParagraph"/>
              <w:rPr>
                <w:rFonts w:ascii="Figtree" w:hAnsi="Figtree" w:cs="Arial"/>
                <w:bCs/>
                <w:sz w:val="20"/>
                <w:szCs w:val="20"/>
              </w:rPr>
            </w:pPr>
          </w:p>
          <w:p w14:paraId="79EF99B3" w14:textId="08A32107" w:rsidR="00905B4B" w:rsidRPr="00E45913" w:rsidRDefault="0035547C" w:rsidP="00905B4B">
            <w:pPr>
              <w:pStyle w:val="ListParagraph"/>
              <w:numPr>
                <w:ilvl w:val="0"/>
                <w:numId w:val="3"/>
              </w:numPr>
              <w:spacing w:after="0" w:line="240" w:lineRule="auto"/>
              <w:rPr>
                <w:rFonts w:ascii="Figtree" w:hAnsi="Figtree" w:cs="Arial"/>
                <w:bCs/>
                <w:sz w:val="20"/>
                <w:szCs w:val="20"/>
              </w:rPr>
            </w:pPr>
            <w:r>
              <w:rPr>
                <w:rFonts w:ascii="Figtree" w:hAnsi="Figtree" w:cs="Arial"/>
                <w:bCs/>
                <w:sz w:val="20"/>
                <w:szCs w:val="20"/>
                <w:highlight w:val="yellow"/>
              </w:rPr>
              <w:t>(</w:t>
            </w:r>
            <w:r w:rsidR="009E0474" w:rsidRPr="0035547C">
              <w:rPr>
                <w:rFonts w:ascii="Figtree" w:hAnsi="Figtree" w:cs="Arial"/>
                <w:bCs/>
                <w:sz w:val="20"/>
                <w:szCs w:val="20"/>
                <w:highlight w:val="yellow"/>
              </w:rPr>
              <w:t>If DrawdownAmount &gt;0 show</w:t>
            </w:r>
            <w:r w:rsidR="00717771" w:rsidRPr="0035547C">
              <w:rPr>
                <w:rFonts w:ascii="Figtree" w:hAnsi="Figtree" w:cs="Arial"/>
                <w:bCs/>
                <w:sz w:val="20"/>
                <w:szCs w:val="20"/>
                <w:highlight w:val="yellow"/>
              </w:rPr>
              <w:t>:</w:t>
            </w:r>
            <w:r w:rsidR="00905B4B" w:rsidRPr="00E45913">
              <w:rPr>
                <w:rFonts w:ascii="Figtree" w:hAnsi="Figtree" w:cs="Arial"/>
                <w:bCs/>
                <w:sz w:val="20"/>
                <w:szCs w:val="20"/>
              </w:rPr>
              <w:t xml:space="preserve">You want a </w:t>
            </w:r>
            <w:r w:rsidR="008B2239">
              <w:rPr>
                <w:rFonts w:ascii="Figtree" w:hAnsi="Figtree" w:cs="Arial"/>
                <w:bCs/>
                <w:sz w:val="20"/>
                <w:szCs w:val="20"/>
              </w:rPr>
              <w:t>drawdown</w:t>
            </w:r>
            <w:r w:rsidR="00905B4B" w:rsidRPr="00E45913">
              <w:rPr>
                <w:rFonts w:ascii="Figtree" w:hAnsi="Figtree" w:cs="Arial"/>
                <w:bCs/>
                <w:sz w:val="20"/>
                <w:szCs w:val="20"/>
              </w:rPr>
              <w:t xml:space="preserve"> facility of £</w:t>
            </w:r>
            <w:r w:rsidR="00F575F2" w:rsidRPr="00717771">
              <w:rPr>
                <w:rFonts w:ascii="Figtree" w:hAnsi="Figtree" w:cs="Arial"/>
                <w:bCs/>
                <w:sz w:val="20"/>
                <w:szCs w:val="20"/>
                <w:highlight w:val="yellow"/>
              </w:rPr>
              <w:t>&lt;&lt;</w:t>
            </w:r>
            <w:r w:rsidR="000F57CE">
              <w:rPr>
                <w:rFonts w:ascii="Figtree" w:hAnsi="Figtree" w:cs="Arial"/>
                <w:bCs/>
                <w:sz w:val="20"/>
                <w:szCs w:val="20"/>
                <w:highlight w:val="yellow"/>
              </w:rPr>
              <w:t>DrawdownAmount</w:t>
            </w:r>
            <w:r w:rsidR="00F575F2" w:rsidRPr="00717771">
              <w:rPr>
                <w:rFonts w:ascii="Figtree" w:hAnsi="Figtree" w:cs="Arial"/>
                <w:bCs/>
                <w:sz w:val="20"/>
                <w:szCs w:val="20"/>
                <w:highlight w:val="yellow"/>
              </w:rPr>
              <w:t>&gt;&gt;</w:t>
            </w:r>
            <w:r w:rsidR="00905B4B" w:rsidRPr="00E45913">
              <w:rPr>
                <w:rFonts w:ascii="Figtree" w:hAnsi="Figtree" w:cs="Arial"/>
                <w:bCs/>
                <w:sz w:val="20"/>
                <w:szCs w:val="20"/>
              </w:rPr>
              <w:t xml:space="preserve"> </w:t>
            </w:r>
          </w:p>
          <w:p w14:paraId="313F7F6E" w14:textId="77777777" w:rsidR="00BB1AB7" w:rsidRPr="00E45913" w:rsidRDefault="00BB1AB7">
            <w:pPr>
              <w:spacing w:after="0" w:line="240" w:lineRule="auto"/>
              <w:rPr>
                <w:rFonts w:ascii="Figtree" w:hAnsi="Figtree" w:cs="Arial"/>
                <w:bCs/>
                <w:sz w:val="20"/>
                <w:szCs w:val="20"/>
              </w:rPr>
            </w:pPr>
          </w:p>
          <w:p w14:paraId="6C0878A6" w14:textId="014C587E" w:rsidR="00BB1AB7" w:rsidRPr="00E45913" w:rsidRDefault="00A80178">
            <w:pPr>
              <w:pStyle w:val="ListParagraph"/>
              <w:numPr>
                <w:ilvl w:val="0"/>
                <w:numId w:val="3"/>
              </w:numPr>
              <w:spacing w:after="0" w:line="240" w:lineRule="auto"/>
              <w:rPr>
                <w:rFonts w:ascii="Figtree" w:hAnsi="Figtree" w:cs="Arial"/>
                <w:bCs/>
                <w:sz w:val="20"/>
                <w:szCs w:val="20"/>
              </w:rPr>
            </w:pPr>
            <w:r w:rsidRPr="00CA5A8B">
              <w:rPr>
                <w:rFonts w:ascii="Figtree" w:hAnsi="Figtree" w:cs="Arial"/>
                <w:bCs/>
                <w:sz w:val="20"/>
                <w:szCs w:val="20"/>
                <w:highlight w:val="yellow"/>
              </w:rPr>
              <w:t>(If DrawdownAmount &gt;0 show:</w:t>
            </w:r>
            <w:r w:rsidR="00376E26" w:rsidRPr="00E45913">
              <w:rPr>
                <w:rFonts w:ascii="Figtree" w:hAnsi="Figtree" w:cs="Arial"/>
                <w:bCs/>
                <w:sz w:val="20"/>
                <w:szCs w:val="20"/>
              </w:rPr>
              <w:t xml:space="preserve">The remainder of your </w:t>
            </w:r>
            <w:r w:rsidR="008B2239">
              <w:rPr>
                <w:rFonts w:ascii="Figtree" w:hAnsi="Figtree" w:cs="Arial"/>
                <w:bCs/>
                <w:sz w:val="20"/>
                <w:szCs w:val="20"/>
              </w:rPr>
              <w:t>drawdown</w:t>
            </w:r>
            <w:r w:rsidR="00376E26" w:rsidRPr="00E45913">
              <w:rPr>
                <w:rFonts w:ascii="Figtree" w:hAnsi="Figtree" w:cs="Arial"/>
                <w:bCs/>
                <w:sz w:val="20"/>
                <w:szCs w:val="20"/>
              </w:rPr>
              <w:t xml:space="preserve"> facility that is not drawn down at the start of your mortgage is subject to a minimum drawdown amount of £</w:t>
            </w:r>
            <w:r w:rsidR="000272EF" w:rsidRPr="00CA5A8B">
              <w:rPr>
                <w:rFonts w:ascii="Figtree" w:hAnsi="Figtree" w:cs="Arial"/>
                <w:bCs/>
                <w:sz w:val="20"/>
                <w:szCs w:val="20"/>
                <w:highlight w:val="yellow"/>
              </w:rPr>
              <w:t>&lt;&lt;</w:t>
            </w:r>
            <w:r w:rsidRPr="00CA5A8B">
              <w:rPr>
                <w:rFonts w:ascii="Figtree" w:hAnsi="Figtree" w:cs="Arial"/>
                <w:bCs/>
                <w:sz w:val="20"/>
                <w:szCs w:val="20"/>
                <w:highlight w:val="yellow"/>
              </w:rPr>
              <w:t>MinimumDrawdownAmount&gt;&gt;</w:t>
            </w:r>
            <w:r w:rsidR="00376E26" w:rsidRPr="00E45913">
              <w:rPr>
                <w:rFonts w:ascii="Figtree" w:hAnsi="Figtree" w:cs="Arial"/>
                <w:bCs/>
                <w:sz w:val="20"/>
                <w:szCs w:val="20"/>
              </w:rPr>
              <w:t xml:space="preserve"> each time (or the full amount of the remaining facility if less than £</w:t>
            </w:r>
            <w:r w:rsidR="000272EF" w:rsidRPr="00D47370">
              <w:rPr>
                <w:rFonts w:ascii="Figtree" w:hAnsi="Figtree" w:cs="Arial"/>
                <w:bCs/>
                <w:sz w:val="20"/>
                <w:szCs w:val="20"/>
                <w:highlight w:val="yellow"/>
              </w:rPr>
              <w:t>&lt;&lt;</w:t>
            </w:r>
            <w:r w:rsidR="00CA1028" w:rsidRPr="00D47370">
              <w:rPr>
                <w:rFonts w:ascii="Figtree" w:hAnsi="Figtree" w:cs="Arial"/>
                <w:bCs/>
                <w:sz w:val="20"/>
                <w:szCs w:val="20"/>
                <w:highlight w:val="yellow"/>
              </w:rPr>
              <w:t>MinimumDrawdownAmount</w:t>
            </w:r>
            <w:r w:rsidR="000272EF" w:rsidRPr="00D47370">
              <w:rPr>
                <w:rFonts w:ascii="Figtree" w:hAnsi="Figtree" w:cs="Arial"/>
                <w:bCs/>
                <w:sz w:val="20"/>
                <w:szCs w:val="20"/>
                <w:highlight w:val="yellow"/>
              </w:rPr>
              <w:t>&gt;&gt;</w:t>
            </w:r>
            <w:r w:rsidR="00376E26" w:rsidRPr="00E45913">
              <w:rPr>
                <w:rFonts w:ascii="Figtree" w:hAnsi="Figtree" w:cs="Arial"/>
                <w:bCs/>
                <w:sz w:val="20"/>
                <w:szCs w:val="20"/>
              </w:rPr>
              <w:t xml:space="preserve">), and is also subject to the conditions described in </w:t>
            </w:r>
            <w:r w:rsidR="00296D3A" w:rsidRPr="00E45913">
              <w:rPr>
                <w:rFonts w:ascii="Figtree" w:hAnsi="Figtree" w:cs="Arial"/>
                <w:bCs/>
                <w:sz w:val="20"/>
                <w:szCs w:val="20"/>
              </w:rPr>
              <w:t>S</w:t>
            </w:r>
            <w:r w:rsidR="00376E26" w:rsidRPr="00E45913">
              <w:rPr>
                <w:rFonts w:ascii="Figtree" w:hAnsi="Figtree" w:cs="Arial"/>
                <w:bCs/>
                <w:sz w:val="20"/>
                <w:szCs w:val="20"/>
              </w:rPr>
              <w:t xml:space="preserve">ection 5. Charges may be applicable to further draw downs, as described in the Tariff of Charges. </w:t>
            </w:r>
          </w:p>
          <w:p w14:paraId="37161F33" w14:textId="77777777" w:rsidR="00BB1AB7" w:rsidRPr="00E45913" w:rsidRDefault="00BB1AB7">
            <w:pPr>
              <w:spacing w:after="0" w:line="240" w:lineRule="auto"/>
              <w:rPr>
                <w:rFonts w:ascii="Figtree" w:hAnsi="Figtree" w:cs="Arial"/>
                <w:bCs/>
                <w:sz w:val="20"/>
                <w:szCs w:val="20"/>
              </w:rPr>
            </w:pPr>
          </w:p>
          <w:p w14:paraId="66B7BA52" w14:textId="77777777" w:rsidR="00BB1AB7" w:rsidRPr="00E45913" w:rsidRDefault="00376E26">
            <w:pPr>
              <w:pStyle w:val="ListParagraph"/>
              <w:numPr>
                <w:ilvl w:val="0"/>
                <w:numId w:val="3"/>
              </w:numPr>
              <w:spacing w:after="0" w:line="240" w:lineRule="auto"/>
              <w:rPr>
                <w:rFonts w:ascii="Figtree" w:hAnsi="Figtree" w:cs="Arial"/>
                <w:bCs/>
                <w:sz w:val="20"/>
                <w:szCs w:val="20"/>
              </w:rPr>
            </w:pPr>
            <w:r w:rsidRPr="00E45913">
              <w:rPr>
                <w:rFonts w:ascii="Figtree" w:hAnsi="Figtree" w:cs="Arial"/>
                <w:bCs/>
                <w:sz w:val="20"/>
                <w:szCs w:val="20"/>
              </w:rPr>
              <w:t>The valuation that will be carried out on the property, and changes to any of the information you have given us, could alter the information in this illustration. If this is the case please ask for a revised illustration.</w:t>
            </w:r>
          </w:p>
          <w:p w14:paraId="3173D0FA" w14:textId="77777777" w:rsidR="00BB1AB7" w:rsidRPr="00E45913" w:rsidRDefault="00BB1AB7">
            <w:pPr>
              <w:autoSpaceDE w:val="0"/>
              <w:autoSpaceDN w:val="0"/>
              <w:adjustRightInd w:val="0"/>
              <w:rPr>
                <w:rFonts w:ascii="Figtree" w:hAnsi="Figtree" w:cs="Arial"/>
                <w:b/>
                <w:sz w:val="8"/>
                <w:szCs w:val="8"/>
              </w:rPr>
            </w:pPr>
          </w:p>
        </w:tc>
      </w:tr>
    </w:tbl>
    <w:p w14:paraId="7949FF5F" w14:textId="77777777" w:rsidR="00BB1AB7" w:rsidRPr="00E45913" w:rsidRDefault="00BB1AB7">
      <w:pPr>
        <w:autoSpaceDE w:val="0"/>
        <w:autoSpaceDN w:val="0"/>
        <w:adjustRightInd w:val="0"/>
        <w:spacing w:after="0" w:line="240" w:lineRule="auto"/>
        <w:rPr>
          <w:rFonts w:ascii="Figtree" w:hAnsi="Figtree" w:cs="Arial"/>
          <w:sz w:val="20"/>
          <w:szCs w:val="20"/>
        </w:rPr>
      </w:pPr>
    </w:p>
    <w:p w14:paraId="335F170F" w14:textId="77777777" w:rsidR="007930E7" w:rsidRPr="00E45913" w:rsidRDefault="007930E7">
      <w:pPr>
        <w:autoSpaceDE w:val="0"/>
        <w:autoSpaceDN w:val="0"/>
        <w:adjustRightInd w:val="0"/>
        <w:spacing w:after="0" w:line="240" w:lineRule="auto"/>
        <w:rPr>
          <w:rFonts w:ascii="Figtree" w:hAnsi="Figtree" w:cs="Arial"/>
          <w:sz w:val="20"/>
          <w:szCs w:val="20"/>
        </w:rPr>
      </w:pPr>
    </w:p>
    <w:tbl>
      <w:tblPr>
        <w:tblpPr w:leftFromText="180" w:rightFromText="180" w:vertAnchor="text" w:horzAnchor="margin" w:tblpY="16"/>
        <w:tblW w:w="9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62"/>
      </w:tblGrid>
      <w:tr w:rsidR="00BB1AB7" w:rsidRPr="00E45913" w14:paraId="0E43D657" w14:textId="77777777">
        <w:trPr>
          <w:trHeight w:val="220"/>
        </w:trPr>
        <w:tc>
          <w:tcPr>
            <w:tcW w:w="9262" w:type="dxa"/>
            <w:shd w:val="clear" w:color="auto" w:fill="9CC2E5" w:themeFill="accent1" w:themeFillTint="99"/>
            <w:vAlign w:val="center"/>
          </w:tcPr>
          <w:p w14:paraId="0A200431" w14:textId="77777777" w:rsidR="00BB1AB7" w:rsidRPr="00E45913" w:rsidRDefault="00BB1AB7">
            <w:pPr>
              <w:autoSpaceDE w:val="0"/>
              <w:autoSpaceDN w:val="0"/>
              <w:adjustRightInd w:val="0"/>
              <w:spacing w:after="0" w:line="240" w:lineRule="auto"/>
              <w:rPr>
                <w:rFonts w:ascii="Figtree" w:hAnsi="Figtree" w:cs="Arial"/>
                <w:b/>
                <w:sz w:val="8"/>
                <w:szCs w:val="8"/>
              </w:rPr>
            </w:pPr>
          </w:p>
          <w:p w14:paraId="094D7CBC" w14:textId="77777777" w:rsidR="00BB1AB7" w:rsidRPr="00E45913" w:rsidRDefault="00376E26">
            <w:pPr>
              <w:autoSpaceDE w:val="0"/>
              <w:autoSpaceDN w:val="0"/>
              <w:adjustRightInd w:val="0"/>
              <w:spacing w:after="0" w:line="240" w:lineRule="auto"/>
              <w:rPr>
                <w:rFonts w:ascii="Figtree" w:hAnsi="Figtree" w:cs="Arial"/>
                <w:b/>
                <w:sz w:val="20"/>
                <w:szCs w:val="20"/>
              </w:rPr>
            </w:pPr>
            <w:r w:rsidRPr="00E45913">
              <w:rPr>
                <w:rFonts w:ascii="Figtree" w:hAnsi="Figtree" w:cs="Arial"/>
                <w:b/>
                <w:sz w:val="20"/>
                <w:szCs w:val="20"/>
              </w:rPr>
              <w:t>5. Description of this mortgage</w:t>
            </w:r>
          </w:p>
          <w:p w14:paraId="7CB6DCDC" w14:textId="77777777" w:rsidR="00BB1AB7" w:rsidRPr="00E45913" w:rsidRDefault="00BB1AB7">
            <w:pPr>
              <w:autoSpaceDE w:val="0"/>
              <w:autoSpaceDN w:val="0"/>
              <w:adjustRightInd w:val="0"/>
              <w:spacing w:after="0" w:line="240" w:lineRule="auto"/>
              <w:rPr>
                <w:rFonts w:ascii="Figtree" w:hAnsi="Figtree" w:cs="Arial"/>
                <w:b/>
                <w:sz w:val="8"/>
                <w:szCs w:val="8"/>
              </w:rPr>
            </w:pPr>
          </w:p>
        </w:tc>
      </w:tr>
      <w:tr w:rsidR="00BB1AB7" w:rsidRPr="00E45913" w14:paraId="02E22183" w14:textId="77777777">
        <w:tc>
          <w:tcPr>
            <w:tcW w:w="9262" w:type="dxa"/>
            <w:vAlign w:val="center"/>
          </w:tcPr>
          <w:p w14:paraId="5B82892B" w14:textId="38A97BBA" w:rsidR="00BB1AB7" w:rsidRPr="00E45913" w:rsidRDefault="00BB1AB7">
            <w:pPr>
              <w:autoSpaceDE w:val="0"/>
              <w:autoSpaceDN w:val="0"/>
              <w:adjustRightInd w:val="0"/>
              <w:spacing w:after="0" w:line="240" w:lineRule="auto"/>
              <w:rPr>
                <w:rFonts w:ascii="Figtree" w:hAnsi="Figtree" w:cs="Arial"/>
                <w:b/>
                <w:sz w:val="8"/>
                <w:szCs w:val="8"/>
              </w:rPr>
            </w:pPr>
          </w:p>
          <w:p w14:paraId="3D8674CF" w14:textId="34501301" w:rsidR="00BB1AB7" w:rsidRPr="00E45913" w:rsidRDefault="00376E26" w:rsidP="007C4702">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 xml:space="preserve">This illustration is for a </w:t>
            </w:r>
            <w:r w:rsidR="000272EF" w:rsidRPr="005055BF">
              <w:rPr>
                <w:rFonts w:ascii="Figtree" w:hAnsi="Figtree" w:cs="Arial"/>
                <w:sz w:val="20"/>
                <w:szCs w:val="20"/>
                <w:highlight w:val="yellow"/>
              </w:rPr>
              <w:t>&lt;&lt;</w:t>
            </w:r>
            <w:r w:rsidR="005055BF" w:rsidRPr="005055BF">
              <w:rPr>
                <w:rFonts w:ascii="Figtree" w:hAnsi="Figtree" w:cs="Arial"/>
                <w:sz w:val="20"/>
                <w:szCs w:val="20"/>
                <w:highlight w:val="yellow"/>
              </w:rPr>
              <w:t>ProductName</w:t>
            </w:r>
            <w:r w:rsidR="000272EF" w:rsidRPr="005055BF">
              <w:rPr>
                <w:rFonts w:ascii="Figtree" w:hAnsi="Figtree" w:cs="Arial"/>
                <w:sz w:val="20"/>
                <w:szCs w:val="20"/>
                <w:highlight w:val="yellow"/>
              </w:rPr>
              <w:t>&gt;&gt;</w:t>
            </w:r>
            <w:r w:rsidR="007930E7">
              <w:rPr>
                <w:rFonts w:ascii="Figtree" w:hAnsi="Figtree" w:cs="Arial"/>
                <w:sz w:val="20"/>
                <w:szCs w:val="20"/>
              </w:rPr>
              <w:t xml:space="preserve"> </w:t>
            </w:r>
            <w:r w:rsidR="0003453D" w:rsidRPr="00E45913">
              <w:rPr>
                <w:rFonts w:ascii="Figtree" w:hAnsi="Figtree" w:cs="Arial"/>
                <w:sz w:val="20"/>
                <w:szCs w:val="20"/>
              </w:rPr>
              <w:t>lifetime mortgage</w:t>
            </w:r>
            <w:r w:rsidR="00357D99" w:rsidRPr="00E45913">
              <w:rPr>
                <w:rFonts w:ascii="Figtree" w:hAnsi="Figtree" w:cs="Arial"/>
                <w:sz w:val="20"/>
                <w:szCs w:val="20"/>
              </w:rPr>
              <w:t xml:space="preserve"> </w:t>
            </w:r>
            <w:r w:rsidRPr="00E45913">
              <w:rPr>
                <w:rFonts w:ascii="Figtree" w:hAnsi="Figtree" w:cs="Arial"/>
                <w:sz w:val="20"/>
                <w:szCs w:val="20"/>
              </w:rPr>
              <w:t xml:space="preserve">provided by </w:t>
            </w:r>
            <w:r w:rsidR="00153CFA" w:rsidRPr="00E45913">
              <w:rPr>
                <w:rFonts w:ascii="Figtree" w:hAnsi="Figtree" w:cs="Arial"/>
                <w:sz w:val="20"/>
                <w:szCs w:val="20"/>
              </w:rPr>
              <w:t>more2life</w:t>
            </w:r>
            <w:r w:rsidRPr="00E45913">
              <w:rPr>
                <w:rFonts w:ascii="Figtree" w:hAnsi="Figtree" w:cs="Arial"/>
                <w:sz w:val="20"/>
                <w:szCs w:val="20"/>
              </w:rPr>
              <w:t xml:space="preserve"> Limited.</w:t>
            </w:r>
            <w:r w:rsidR="007930E7">
              <w:rPr>
                <w:rFonts w:ascii="Figtree" w:hAnsi="Figtree" w:cs="Arial"/>
                <w:sz w:val="20"/>
                <w:szCs w:val="20"/>
              </w:rPr>
              <w:t xml:space="preserve"> </w:t>
            </w:r>
            <w:r w:rsidRPr="00E45913">
              <w:rPr>
                <w:rFonts w:ascii="Figtree" w:hAnsi="Figtree" w:cs="Arial"/>
                <w:sz w:val="20"/>
                <w:szCs w:val="20"/>
              </w:rPr>
              <w:t xml:space="preserve">It provides you with a cash lump sum at the start of the loan </w:t>
            </w:r>
            <w:r w:rsidR="004430E4" w:rsidRPr="006D5735">
              <w:rPr>
                <w:rFonts w:ascii="Figtree" w:hAnsi="Figtree" w:cs="Arial"/>
                <w:sz w:val="20"/>
                <w:szCs w:val="20"/>
                <w:highlight w:val="yellow"/>
              </w:rPr>
              <w:t>(If DrawdownAmount &gt;0 show:</w:t>
            </w:r>
            <w:r w:rsidRPr="00E45913">
              <w:rPr>
                <w:rFonts w:ascii="Figtree" w:hAnsi="Figtree" w:cs="Arial"/>
                <w:sz w:val="20"/>
                <w:szCs w:val="20"/>
              </w:rPr>
              <w:t xml:space="preserve">and a </w:t>
            </w:r>
            <w:r w:rsidR="008B2239">
              <w:rPr>
                <w:rFonts w:ascii="Figtree" w:hAnsi="Figtree" w:cs="Arial"/>
                <w:sz w:val="20"/>
                <w:szCs w:val="20"/>
              </w:rPr>
              <w:t>drawdown</w:t>
            </w:r>
            <w:r w:rsidRPr="00E45913">
              <w:rPr>
                <w:rFonts w:ascii="Figtree" w:hAnsi="Figtree" w:cs="Arial"/>
                <w:sz w:val="20"/>
                <w:szCs w:val="20"/>
              </w:rPr>
              <w:t xml:space="preserve"> facility which you may be able to draw </w:t>
            </w:r>
            <w:r w:rsidR="008B2239">
              <w:rPr>
                <w:rFonts w:ascii="Figtree" w:hAnsi="Figtree" w:cs="Arial"/>
                <w:sz w:val="20"/>
                <w:szCs w:val="20"/>
              </w:rPr>
              <w:t>down</w:t>
            </w:r>
            <w:r w:rsidRPr="00E45913">
              <w:rPr>
                <w:rFonts w:ascii="Figtree" w:hAnsi="Figtree" w:cs="Arial"/>
                <w:sz w:val="20"/>
                <w:szCs w:val="20"/>
              </w:rPr>
              <w:t xml:space="preserve"> from after your initial lump sum loan completion, subject to a minimum withdrawal of £</w:t>
            </w:r>
            <w:r w:rsidR="000272EF" w:rsidRPr="004D0D8B">
              <w:rPr>
                <w:rFonts w:ascii="Figtree" w:hAnsi="Figtree" w:cs="Arial"/>
                <w:sz w:val="20"/>
                <w:szCs w:val="20"/>
                <w:highlight w:val="yellow"/>
              </w:rPr>
              <w:t>&lt;&lt;</w:t>
            </w:r>
            <w:r w:rsidR="000B65F2" w:rsidRPr="004D0D8B">
              <w:rPr>
                <w:rFonts w:ascii="Figtree" w:hAnsi="Figtree" w:cs="Arial"/>
                <w:sz w:val="20"/>
                <w:szCs w:val="20"/>
                <w:highlight w:val="yellow"/>
              </w:rPr>
              <w:t>M</w:t>
            </w:r>
            <w:r w:rsidR="004D0D8B" w:rsidRPr="004D0D8B">
              <w:rPr>
                <w:rFonts w:ascii="Figtree" w:hAnsi="Figtree" w:cs="Arial"/>
                <w:sz w:val="20"/>
                <w:szCs w:val="20"/>
                <w:highlight w:val="yellow"/>
              </w:rPr>
              <w:t>inimumDrawdownAmount</w:t>
            </w:r>
            <w:r w:rsidR="000272EF" w:rsidRPr="004D0D8B">
              <w:rPr>
                <w:rFonts w:ascii="Figtree" w:hAnsi="Figtree" w:cs="Arial"/>
                <w:sz w:val="20"/>
                <w:szCs w:val="20"/>
                <w:highlight w:val="yellow"/>
              </w:rPr>
              <w:t>&gt;&gt;</w:t>
            </w:r>
            <w:r w:rsidRPr="00E45913">
              <w:rPr>
                <w:rFonts w:ascii="Figtree" w:hAnsi="Figtree" w:cs="Arial"/>
                <w:sz w:val="20"/>
                <w:szCs w:val="20"/>
              </w:rPr>
              <w:t xml:space="preserve"> or withdrawal of the remaining facility if less than £</w:t>
            </w:r>
            <w:r w:rsidR="000272EF" w:rsidRPr="0051509F">
              <w:rPr>
                <w:rFonts w:ascii="Figtree" w:hAnsi="Figtree" w:cs="Arial"/>
                <w:sz w:val="20"/>
                <w:szCs w:val="20"/>
                <w:highlight w:val="yellow"/>
              </w:rPr>
              <w:t>&lt;&lt;</w:t>
            </w:r>
            <w:r w:rsidR="00204FAC" w:rsidRPr="0051509F">
              <w:rPr>
                <w:rFonts w:ascii="Figtree" w:hAnsi="Figtree" w:cs="Arial"/>
                <w:sz w:val="20"/>
                <w:szCs w:val="20"/>
                <w:highlight w:val="yellow"/>
              </w:rPr>
              <w:t>M</w:t>
            </w:r>
            <w:r w:rsidR="004D0D8B" w:rsidRPr="0051509F">
              <w:rPr>
                <w:rFonts w:ascii="Figtree" w:hAnsi="Figtree" w:cs="Arial"/>
                <w:sz w:val="20"/>
                <w:szCs w:val="20"/>
                <w:highlight w:val="yellow"/>
              </w:rPr>
              <w:t xml:space="preserve">inimumDrawdownAmount </w:t>
            </w:r>
            <w:r w:rsidR="000272EF" w:rsidRPr="0051509F">
              <w:rPr>
                <w:rFonts w:ascii="Figtree" w:hAnsi="Figtree" w:cs="Arial"/>
                <w:sz w:val="20"/>
                <w:szCs w:val="20"/>
                <w:highlight w:val="yellow"/>
              </w:rPr>
              <w:t>&gt;&gt;</w:t>
            </w:r>
            <w:r w:rsidRPr="00E45913">
              <w:rPr>
                <w:rFonts w:ascii="Figtree" w:hAnsi="Figtree" w:cs="Arial"/>
                <w:sz w:val="20"/>
                <w:szCs w:val="20"/>
              </w:rPr>
              <w:t>.</w:t>
            </w:r>
            <w:r w:rsidR="006D5735" w:rsidRPr="006D5735">
              <w:rPr>
                <w:rFonts w:ascii="Figtree" w:hAnsi="Figtree" w:cs="Arial"/>
                <w:sz w:val="20"/>
                <w:szCs w:val="20"/>
                <w:highlight w:val="yellow"/>
              </w:rPr>
              <w:t>)</w:t>
            </w:r>
            <w:r w:rsidRPr="00E45913">
              <w:rPr>
                <w:rFonts w:ascii="Figtree" w:hAnsi="Figtree" w:cs="Arial"/>
                <w:sz w:val="20"/>
                <w:szCs w:val="20"/>
              </w:rPr>
              <w:t xml:space="preserve"> You do not have to make any payments during the life of this lifetime mortgage.</w:t>
            </w:r>
          </w:p>
          <w:p w14:paraId="4816D8E3" w14:textId="77777777" w:rsidR="007C4702" w:rsidRPr="00E45913" w:rsidRDefault="007C4702" w:rsidP="007C4702">
            <w:pPr>
              <w:autoSpaceDE w:val="0"/>
              <w:autoSpaceDN w:val="0"/>
              <w:adjustRightInd w:val="0"/>
              <w:spacing w:after="0" w:line="240" w:lineRule="auto"/>
              <w:rPr>
                <w:rFonts w:ascii="Figtree" w:hAnsi="Figtree" w:cs="Arial"/>
                <w:sz w:val="20"/>
                <w:szCs w:val="20"/>
              </w:rPr>
            </w:pPr>
          </w:p>
          <w:p w14:paraId="6A3BF121" w14:textId="7DADEDF9" w:rsidR="00BB1AB7" w:rsidRDefault="000B27C2">
            <w:pPr>
              <w:rPr>
                <w:rFonts w:ascii="Figtree" w:hAnsi="Figtree" w:cstheme="minorHAnsi"/>
                <w:sz w:val="20"/>
                <w:szCs w:val="20"/>
              </w:rPr>
            </w:pPr>
            <w:r w:rsidRPr="000B27C2">
              <w:rPr>
                <w:rFonts w:ascii="Figtree" w:hAnsi="Figtree" w:cstheme="minorHAnsi"/>
                <w:sz w:val="20"/>
                <w:szCs w:val="20"/>
                <w:highlight w:val="yellow"/>
              </w:rPr>
              <w:t xml:space="preserve">(If DrawdownAmount &gt;0 </w:t>
            </w:r>
            <w:r w:rsidR="00A75127">
              <w:rPr>
                <w:rFonts w:ascii="Figtree" w:hAnsi="Figtree" w:cstheme="minorHAnsi"/>
                <w:sz w:val="20"/>
                <w:szCs w:val="20"/>
                <w:highlight w:val="yellow"/>
              </w:rPr>
              <w:t>s</w:t>
            </w:r>
            <w:r w:rsidRPr="000B27C2">
              <w:rPr>
                <w:rFonts w:ascii="Figtree" w:hAnsi="Figtree" w:cstheme="minorHAnsi"/>
                <w:sz w:val="20"/>
                <w:szCs w:val="20"/>
                <w:highlight w:val="yellow"/>
              </w:rPr>
              <w:t>how:</w:t>
            </w:r>
            <w:r w:rsidR="00376E26" w:rsidRPr="00E45913">
              <w:rPr>
                <w:rFonts w:ascii="Figtree" w:hAnsi="Figtree" w:cstheme="minorHAnsi"/>
                <w:sz w:val="20"/>
                <w:szCs w:val="20"/>
              </w:rPr>
              <w:t xml:space="preserve">You can apply direct to </w:t>
            </w:r>
            <w:r w:rsidR="00153CFA" w:rsidRPr="00E45913">
              <w:rPr>
                <w:rFonts w:ascii="Figtree" w:hAnsi="Figtree" w:cstheme="minorHAnsi"/>
                <w:sz w:val="20"/>
                <w:szCs w:val="20"/>
              </w:rPr>
              <w:t>more2life</w:t>
            </w:r>
            <w:r w:rsidR="00376E26" w:rsidRPr="00E45913">
              <w:rPr>
                <w:rFonts w:ascii="Figtree" w:hAnsi="Figtree" w:cstheme="minorHAnsi"/>
                <w:sz w:val="20"/>
                <w:szCs w:val="20"/>
              </w:rPr>
              <w:t xml:space="preserve"> Limited for further borrowing of the remaining amount of this facility without further financial advice. This borrowing is not guaranteed and will be based on the terms available from </w:t>
            </w:r>
            <w:r w:rsidR="00153CFA" w:rsidRPr="00E45913">
              <w:rPr>
                <w:rFonts w:ascii="Figtree" w:hAnsi="Figtree" w:cstheme="minorHAnsi"/>
                <w:sz w:val="20"/>
                <w:szCs w:val="20"/>
              </w:rPr>
              <w:t>more2life</w:t>
            </w:r>
            <w:r w:rsidR="00376E26" w:rsidRPr="00E45913">
              <w:rPr>
                <w:rFonts w:ascii="Figtree" w:hAnsi="Figtree" w:cstheme="minorHAnsi"/>
                <w:sz w:val="20"/>
                <w:szCs w:val="20"/>
              </w:rPr>
              <w:t xml:space="preserve"> Limited at the time. The remaining </w:t>
            </w:r>
            <w:r w:rsidR="008B2239">
              <w:rPr>
                <w:rFonts w:ascii="Figtree" w:hAnsi="Figtree" w:cstheme="minorHAnsi"/>
                <w:sz w:val="20"/>
                <w:szCs w:val="20"/>
              </w:rPr>
              <w:t>drawdown</w:t>
            </w:r>
            <w:r w:rsidR="00376E26" w:rsidRPr="00E45913">
              <w:rPr>
                <w:rFonts w:ascii="Figtree" w:hAnsi="Figtree" w:cstheme="minorHAnsi"/>
                <w:sz w:val="20"/>
                <w:szCs w:val="20"/>
              </w:rPr>
              <w:t xml:space="preserve"> facility may be reduced or removed:</w:t>
            </w:r>
            <w:r w:rsidRPr="000B27C2">
              <w:rPr>
                <w:rFonts w:ascii="Figtree" w:hAnsi="Figtree" w:cstheme="minorHAnsi"/>
                <w:sz w:val="20"/>
                <w:szCs w:val="20"/>
                <w:highlight w:val="yellow"/>
              </w:rPr>
              <w:t>)</w:t>
            </w:r>
          </w:p>
          <w:p w14:paraId="61236C38" w14:textId="259C761A" w:rsidR="000B27C2" w:rsidRPr="00E45913" w:rsidRDefault="000B27C2">
            <w:pPr>
              <w:rPr>
                <w:rFonts w:ascii="Figtree" w:hAnsi="Figtree" w:cstheme="minorHAnsi"/>
                <w:sz w:val="20"/>
                <w:szCs w:val="20"/>
              </w:rPr>
            </w:pPr>
            <w:r w:rsidRPr="005519E6">
              <w:rPr>
                <w:rFonts w:ascii="Figtree" w:hAnsi="Figtree" w:cstheme="minorHAnsi"/>
                <w:sz w:val="20"/>
                <w:szCs w:val="20"/>
                <w:highlight w:val="yellow"/>
              </w:rPr>
              <w:t>(If DrawdownAmount &gt;0</w:t>
            </w:r>
            <w:r w:rsidR="00A75127" w:rsidRPr="005519E6">
              <w:rPr>
                <w:rFonts w:ascii="Figtree" w:hAnsi="Figtree" w:cstheme="minorHAnsi"/>
                <w:sz w:val="20"/>
                <w:szCs w:val="20"/>
                <w:highlight w:val="yellow"/>
              </w:rPr>
              <w:t xml:space="preserve"> AND FunderCode = RGA then show:</w:t>
            </w:r>
          </w:p>
          <w:p w14:paraId="189E6737" w14:textId="11E4AD3C" w:rsidR="00BB1AB7" w:rsidRPr="00E45913" w:rsidRDefault="00376E26" w:rsidP="007C4702">
            <w:pPr>
              <w:pStyle w:val="ListParagraph"/>
              <w:numPr>
                <w:ilvl w:val="0"/>
                <w:numId w:val="9"/>
              </w:numPr>
              <w:rPr>
                <w:rFonts w:ascii="Figtree" w:hAnsi="Figtree" w:cstheme="minorHAnsi"/>
                <w:sz w:val="20"/>
                <w:szCs w:val="20"/>
              </w:rPr>
            </w:pPr>
            <w:r w:rsidRPr="00E45913">
              <w:rPr>
                <w:rFonts w:ascii="Figtree" w:hAnsi="Figtree" w:cstheme="minorHAnsi"/>
                <w:sz w:val="20"/>
                <w:szCs w:val="20"/>
              </w:rPr>
              <w:t xml:space="preserve">Where the total of all cash advances exceeds the maximum loan applicable at the time of applying to use the </w:t>
            </w:r>
            <w:r w:rsidR="008B2239">
              <w:rPr>
                <w:rFonts w:ascii="Figtree" w:hAnsi="Figtree" w:cstheme="minorHAnsi"/>
                <w:sz w:val="20"/>
                <w:szCs w:val="20"/>
              </w:rPr>
              <w:t>drawdown</w:t>
            </w:r>
            <w:r w:rsidRPr="00E45913">
              <w:rPr>
                <w:rFonts w:ascii="Figtree" w:hAnsi="Figtree" w:cstheme="minorHAnsi"/>
                <w:sz w:val="20"/>
                <w:szCs w:val="20"/>
              </w:rPr>
              <w:t xml:space="preserve"> facility, based on your age and property value at the time.</w:t>
            </w:r>
          </w:p>
          <w:p w14:paraId="60E4DD95" w14:textId="4AC80DC8" w:rsidR="005B025A" w:rsidRPr="00E45913" w:rsidRDefault="00D43AE8" w:rsidP="007C4702">
            <w:pPr>
              <w:pStyle w:val="ListParagraph"/>
              <w:numPr>
                <w:ilvl w:val="0"/>
                <w:numId w:val="9"/>
              </w:numPr>
              <w:rPr>
                <w:rFonts w:ascii="Figtree" w:hAnsi="Figtree" w:cstheme="minorHAnsi"/>
                <w:sz w:val="20"/>
                <w:szCs w:val="20"/>
              </w:rPr>
            </w:pPr>
            <w:r>
              <w:rPr>
                <w:rFonts w:ascii="Figtree" w:hAnsi="Figtree" w:cstheme="minorHAnsi"/>
                <w:sz w:val="20"/>
                <w:szCs w:val="20"/>
              </w:rPr>
              <w:t>I</w:t>
            </w:r>
            <w:r w:rsidR="005B025A" w:rsidRPr="00E45913">
              <w:rPr>
                <w:rFonts w:ascii="Figtree" w:hAnsi="Figtree" w:cstheme="minorHAnsi"/>
                <w:sz w:val="20"/>
                <w:szCs w:val="20"/>
              </w:rPr>
              <w:t xml:space="preserve">f the total of (i) the amount outstanding under your lifetime mortgage (including your Initial Lump Sum, any subsequent cash advances, accrued interest and any charges you have incurred) plus (ii) any unused part of your </w:t>
            </w:r>
            <w:r w:rsidR="008B2239">
              <w:rPr>
                <w:rFonts w:ascii="Figtree" w:hAnsi="Figtree" w:cstheme="minorHAnsi"/>
                <w:sz w:val="20"/>
                <w:szCs w:val="20"/>
              </w:rPr>
              <w:t>drawdown</w:t>
            </w:r>
            <w:r w:rsidR="005B025A" w:rsidRPr="00E45913">
              <w:rPr>
                <w:rFonts w:ascii="Figtree" w:hAnsi="Figtree" w:cstheme="minorHAnsi"/>
                <w:sz w:val="20"/>
                <w:szCs w:val="20"/>
              </w:rPr>
              <w:t xml:space="preserve"> facility, exceeds the amount we would agree to lend to a new borrower (of equivalent age) in comparable circumstances</w:t>
            </w:r>
          </w:p>
          <w:p w14:paraId="26A2BEAC" w14:textId="4503F33C" w:rsidR="00BB1AB7" w:rsidRPr="00E45913" w:rsidRDefault="00D43AE8" w:rsidP="007C4702">
            <w:pPr>
              <w:pStyle w:val="ListParagraph"/>
              <w:numPr>
                <w:ilvl w:val="0"/>
                <w:numId w:val="9"/>
              </w:numPr>
              <w:rPr>
                <w:rFonts w:ascii="Figtree" w:hAnsi="Figtree"/>
              </w:rPr>
            </w:pPr>
            <w:r>
              <w:rPr>
                <w:rFonts w:ascii="Figtree" w:hAnsi="Figtree" w:cstheme="minorHAnsi"/>
                <w:sz w:val="20"/>
                <w:szCs w:val="20"/>
              </w:rPr>
              <w:t>I</w:t>
            </w:r>
            <w:r w:rsidR="005B025A" w:rsidRPr="00E45913">
              <w:rPr>
                <w:rFonts w:ascii="Figtree" w:hAnsi="Figtree" w:cstheme="minorHAnsi"/>
                <w:sz w:val="20"/>
                <w:szCs w:val="20"/>
              </w:rPr>
              <w:t>f any of the events of default specified in the Loan and Mortgage Conditions as causing the agreement to terminate and making the balance immediately due and payable has occurred or have failed to maintain the property in good condition</w:t>
            </w:r>
          </w:p>
          <w:p w14:paraId="7191A506" w14:textId="2D11157B" w:rsidR="005B025A" w:rsidRPr="00E45913" w:rsidRDefault="00D43AE8" w:rsidP="007C4702">
            <w:pPr>
              <w:pStyle w:val="ListParagraph"/>
              <w:numPr>
                <w:ilvl w:val="0"/>
                <w:numId w:val="9"/>
              </w:numPr>
              <w:rPr>
                <w:rFonts w:ascii="Figtree" w:hAnsi="Figtree" w:cstheme="minorHAnsi"/>
                <w:sz w:val="20"/>
                <w:szCs w:val="20"/>
              </w:rPr>
            </w:pPr>
            <w:r>
              <w:rPr>
                <w:rFonts w:ascii="Figtree" w:hAnsi="Figtree" w:cstheme="minorHAnsi"/>
                <w:sz w:val="20"/>
                <w:szCs w:val="20"/>
              </w:rPr>
              <w:t>I</w:t>
            </w:r>
            <w:r w:rsidR="005B025A" w:rsidRPr="00E45913">
              <w:rPr>
                <w:rFonts w:ascii="Figtree" w:hAnsi="Figtree" w:cstheme="minorHAnsi"/>
                <w:sz w:val="20"/>
                <w:szCs w:val="20"/>
              </w:rPr>
              <w:t>f the product is no longer offered by the lender</w:t>
            </w:r>
          </w:p>
          <w:p w14:paraId="2CBBB8B3" w14:textId="54E7CB0F" w:rsidR="005B025A" w:rsidRPr="00E45913" w:rsidRDefault="00D43AE8" w:rsidP="007C4702">
            <w:pPr>
              <w:pStyle w:val="ListParagraph"/>
              <w:numPr>
                <w:ilvl w:val="0"/>
                <w:numId w:val="9"/>
              </w:numPr>
              <w:rPr>
                <w:rFonts w:ascii="Figtree" w:hAnsi="Figtree" w:cstheme="minorHAnsi"/>
                <w:sz w:val="20"/>
                <w:szCs w:val="20"/>
              </w:rPr>
            </w:pPr>
            <w:r>
              <w:rPr>
                <w:rFonts w:ascii="Figtree" w:hAnsi="Figtree" w:cstheme="minorHAnsi"/>
                <w:sz w:val="20"/>
                <w:szCs w:val="20"/>
              </w:rPr>
              <w:t>I</w:t>
            </w:r>
            <w:r w:rsidR="005B025A" w:rsidRPr="00E45913">
              <w:rPr>
                <w:rFonts w:ascii="Figtree" w:hAnsi="Figtree" w:cstheme="minorHAnsi"/>
                <w:sz w:val="20"/>
                <w:szCs w:val="20"/>
              </w:rPr>
              <w:t>f the lender is no longer in business, RGA Americas Reinsurance Company Limited are no longer funding the lender, or to comply with the regulations governing either the lender or RGA Americas Reinsurance Company Limited</w:t>
            </w:r>
          </w:p>
          <w:p w14:paraId="4C79A69F" w14:textId="43654FF0" w:rsidR="00BB1AB7" w:rsidRDefault="00376E26" w:rsidP="007C4702">
            <w:pPr>
              <w:pStyle w:val="ListParagraph"/>
              <w:numPr>
                <w:ilvl w:val="0"/>
                <w:numId w:val="9"/>
              </w:numPr>
              <w:rPr>
                <w:rFonts w:ascii="Figtree" w:hAnsi="Figtree" w:cstheme="minorHAnsi"/>
                <w:sz w:val="20"/>
                <w:szCs w:val="20"/>
              </w:rPr>
            </w:pPr>
            <w:r w:rsidRPr="00E45913">
              <w:rPr>
                <w:rFonts w:ascii="Figtree" w:hAnsi="Figtree" w:cstheme="minorHAnsi"/>
                <w:sz w:val="20"/>
                <w:szCs w:val="20"/>
              </w:rPr>
              <w:t xml:space="preserve">Where there are more than one of you and the property is owned by you </w:t>
            </w:r>
            <w:r w:rsidR="009B0D48" w:rsidRPr="004508B9">
              <w:rPr>
                <w:rFonts w:ascii="Figtree" w:hAnsi="Figtree" w:cstheme="minorHAnsi"/>
                <w:sz w:val="20"/>
                <w:szCs w:val="20"/>
                <w:highlight w:val="yellow"/>
              </w:rPr>
              <w:t>(If SecurityCountry = England OR Wales show:</w:t>
            </w:r>
            <w:r w:rsidRPr="00E45913">
              <w:rPr>
                <w:rFonts w:ascii="Figtree" w:hAnsi="Figtree" w:cstheme="minorHAnsi"/>
                <w:sz w:val="20"/>
                <w:szCs w:val="20"/>
              </w:rPr>
              <w:t>as tenants in common</w:t>
            </w:r>
            <w:r w:rsidR="005067DB" w:rsidRPr="005067DB">
              <w:rPr>
                <w:rFonts w:ascii="Figtree" w:hAnsi="Figtree" w:cstheme="minorHAnsi"/>
                <w:sz w:val="20"/>
                <w:szCs w:val="20"/>
                <w:highlight w:val="yellow"/>
              </w:rPr>
              <w:t>)</w:t>
            </w:r>
            <w:r w:rsidR="005067DB" w:rsidRPr="00CC435A">
              <w:rPr>
                <w:rFonts w:ascii="Figtree" w:hAnsi="Figtree" w:cstheme="minorHAnsi"/>
                <w:sz w:val="20"/>
                <w:szCs w:val="20"/>
                <w:highlight w:val="yellow"/>
              </w:rPr>
              <w:t>(If SecurityCountry = Scotland</w:t>
            </w:r>
            <w:r w:rsidR="00CC435A" w:rsidRPr="00CC435A">
              <w:rPr>
                <w:rFonts w:ascii="Figtree" w:hAnsi="Figtree" w:cstheme="minorHAnsi"/>
                <w:sz w:val="20"/>
                <w:szCs w:val="20"/>
                <w:highlight w:val="yellow"/>
              </w:rPr>
              <w:t xml:space="preserve"> show:</w:t>
            </w:r>
            <w:r w:rsidRPr="00E45913">
              <w:rPr>
                <w:rFonts w:ascii="Figtree" w:hAnsi="Figtree" w:cstheme="minorHAnsi"/>
                <w:sz w:val="20"/>
                <w:szCs w:val="20"/>
              </w:rPr>
              <w:t>in your joint names</w:t>
            </w:r>
            <w:r w:rsidR="00CC435A" w:rsidRPr="00CC435A">
              <w:rPr>
                <w:rFonts w:ascii="Figtree" w:hAnsi="Figtree" w:cstheme="minorHAnsi"/>
                <w:sz w:val="20"/>
                <w:szCs w:val="20"/>
                <w:highlight w:val="yellow"/>
              </w:rPr>
              <w:t>)</w:t>
            </w:r>
            <w:r w:rsidRPr="00E45913">
              <w:rPr>
                <w:rFonts w:ascii="Figtree" w:hAnsi="Figtree" w:cstheme="minorHAnsi"/>
                <w:sz w:val="20"/>
                <w:szCs w:val="20"/>
              </w:rPr>
              <w:t xml:space="preserve"> but one of you has died and not all appropriate documentation satisfactory to us has been provided to ensure the mortgage will secure the amount owed including the cash advance.</w:t>
            </w:r>
            <w:r w:rsidR="00F57FF5" w:rsidRPr="00F57FF5">
              <w:rPr>
                <w:rFonts w:ascii="Figtree" w:hAnsi="Figtree" w:cstheme="minorHAnsi"/>
                <w:sz w:val="20"/>
                <w:szCs w:val="20"/>
                <w:highlight w:val="yellow"/>
              </w:rPr>
              <w:t>)</w:t>
            </w:r>
            <w:r w:rsidRPr="00E45913">
              <w:rPr>
                <w:rFonts w:ascii="Figtree" w:hAnsi="Figtree" w:cstheme="minorHAnsi"/>
                <w:sz w:val="20"/>
                <w:szCs w:val="20"/>
              </w:rPr>
              <w:t xml:space="preserve"> </w:t>
            </w:r>
          </w:p>
          <w:p w14:paraId="11D217A1" w14:textId="5B2CE8D3" w:rsidR="00B9402C" w:rsidRPr="00B9402C" w:rsidRDefault="00B9402C" w:rsidP="00B9402C">
            <w:pPr>
              <w:rPr>
                <w:rFonts w:ascii="Figtree" w:hAnsi="Figtree" w:cstheme="minorHAnsi"/>
                <w:sz w:val="20"/>
                <w:szCs w:val="20"/>
              </w:rPr>
            </w:pPr>
            <w:r w:rsidRPr="005519E6">
              <w:rPr>
                <w:rFonts w:ascii="Figtree" w:hAnsi="Figtree" w:cstheme="minorHAnsi"/>
                <w:sz w:val="20"/>
                <w:szCs w:val="20"/>
                <w:highlight w:val="yellow"/>
              </w:rPr>
              <w:lastRenderedPageBreak/>
              <w:t xml:space="preserve">(If DrawdownAmount &gt;0 AND FunderCode = </w:t>
            </w:r>
            <w:r w:rsidR="00AB0D75">
              <w:rPr>
                <w:rFonts w:ascii="Figtree" w:hAnsi="Figtree" w:cstheme="minorHAnsi"/>
                <w:sz w:val="20"/>
                <w:szCs w:val="20"/>
                <w:highlight w:val="yellow"/>
              </w:rPr>
              <w:t>‘</w:t>
            </w:r>
            <w:r>
              <w:rPr>
                <w:rFonts w:ascii="Figtree" w:hAnsi="Figtree" w:cstheme="minorHAnsi"/>
                <w:sz w:val="20"/>
                <w:szCs w:val="20"/>
                <w:highlight w:val="yellow"/>
              </w:rPr>
              <w:t>PHC</w:t>
            </w:r>
            <w:r w:rsidR="00AB0D75">
              <w:rPr>
                <w:rFonts w:ascii="Figtree" w:hAnsi="Figtree" w:cstheme="minorHAnsi"/>
                <w:sz w:val="20"/>
                <w:szCs w:val="20"/>
                <w:highlight w:val="yellow"/>
              </w:rPr>
              <w:t>’</w:t>
            </w:r>
            <w:r>
              <w:rPr>
                <w:rFonts w:ascii="Figtree" w:hAnsi="Figtree" w:cstheme="minorHAnsi"/>
                <w:sz w:val="20"/>
                <w:szCs w:val="20"/>
                <w:highlight w:val="yellow"/>
              </w:rPr>
              <w:t xml:space="preserve"> </w:t>
            </w:r>
            <w:r w:rsidR="00AB0D75">
              <w:rPr>
                <w:rFonts w:ascii="Figtree" w:hAnsi="Figtree" w:cstheme="minorHAnsi"/>
                <w:sz w:val="20"/>
                <w:szCs w:val="20"/>
                <w:highlight w:val="yellow"/>
              </w:rPr>
              <w:t>or ‘PHH’</w:t>
            </w:r>
            <w:r w:rsidRPr="005519E6">
              <w:rPr>
                <w:rFonts w:ascii="Figtree" w:hAnsi="Figtree" w:cstheme="minorHAnsi"/>
                <w:sz w:val="20"/>
                <w:szCs w:val="20"/>
                <w:highlight w:val="yellow"/>
              </w:rPr>
              <w:t xml:space="preserve"> then show:</w:t>
            </w:r>
          </w:p>
          <w:p w14:paraId="1AB689D2" w14:textId="77777777" w:rsidR="007C4702" w:rsidRPr="00E45913" w:rsidRDefault="007C4702" w:rsidP="007C4702">
            <w:pPr>
              <w:pStyle w:val="ListParagraph"/>
              <w:rPr>
                <w:rFonts w:ascii="Figtree" w:hAnsi="Figtree" w:cstheme="minorHAnsi"/>
                <w:sz w:val="20"/>
                <w:szCs w:val="20"/>
                <w:highlight w:val="green"/>
              </w:rPr>
            </w:pPr>
          </w:p>
          <w:p w14:paraId="2D294C92" w14:textId="2912B6D0" w:rsidR="007C4702" w:rsidRPr="00E45913" w:rsidRDefault="007C4702" w:rsidP="007C4702">
            <w:pPr>
              <w:pStyle w:val="ListParagraph"/>
              <w:numPr>
                <w:ilvl w:val="0"/>
                <w:numId w:val="9"/>
              </w:numPr>
              <w:rPr>
                <w:rFonts w:ascii="Figtree" w:hAnsi="Figtree" w:cstheme="minorHAnsi"/>
                <w:sz w:val="20"/>
                <w:szCs w:val="20"/>
              </w:rPr>
            </w:pPr>
            <w:r w:rsidRPr="00E45913">
              <w:rPr>
                <w:rFonts w:ascii="Figtree" w:hAnsi="Figtree" w:cstheme="minorHAnsi"/>
                <w:sz w:val="20"/>
                <w:szCs w:val="20"/>
              </w:rPr>
              <w:t xml:space="preserve">Where the total of all cash advances, rolled-up interest and other charges exceeds the maximum loan applicable at the time of applying to use the </w:t>
            </w:r>
            <w:r w:rsidR="008B2239">
              <w:rPr>
                <w:rFonts w:ascii="Figtree" w:hAnsi="Figtree" w:cstheme="minorHAnsi"/>
                <w:sz w:val="20"/>
                <w:szCs w:val="20"/>
              </w:rPr>
              <w:t>drawdown</w:t>
            </w:r>
            <w:r w:rsidRPr="00E45913">
              <w:rPr>
                <w:rFonts w:ascii="Figtree" w:hAnsi="Figtree" w:cstheme="minorHAnsi"/>
                <w:sz w:val="20"/>
                <w:szCs w:val="20"/>
              </w:rPr>
              <w:t xml:space="preserve"> facility, based on your age and property value at the time.</w:t>
            </w:r>
          </w:p>
          <w:p w14:paraId="246B4293" w14:textId="7445550B" w:rsidR="007C4702" w:rsidRPr="00E45913" w:rsidRDefault="007C4702" w:rsidP="007C4702">
            <w:pPr>
              <w:pStyle w:val="ListParagraph"/>
              <w:numPr>
                <w:ilvl w:val="0"/>
                <w:numId w:val="9"/>
              </w:numPr>
              <w:rPr>
                <w:rFonts w:ascii="Figtree" w:hAnsi="Figtree" w:cstheme="minorHAnsi"/>
                <w:sz w:val="20"/>
                <w:szCs w:val="20"/>
              </w:rPr>
            </w:pPr>
            <w:r w:rsidRPr="00E45913">
              <w:rPr>
                <w:rFonts w:ascii="Figtree" w:hAnsi="Figtree" w:cstheme="minorHAnsi"/>
                <w:sz w:val="20"/>
                <w:szCs w:val="20"/>
              </w:rPr>
              <w:t>Where you are in default under the mortgage conditions.</w:t>
            </w:r>
          </w:p>
          <w:p w14:paraId="41E5CA75" w14:textId="0C62976B" w:rsidR="007C4702" w:rsidRPr="00E45913" w:rsidRDefault="007C4702" w:rsidP="007C4702">
            <w:pPr>
              <w:pStyle w:val="ListParagraph"/>
              <w:numPr>
                <w:ilvl w:val="0"/>
                <w:numId w:val="9"/>
              </w:numPr>
              <w:rPr>
                <w:rFonts w:ascii="Figtree" w:hAnsi="Figtree" w:cstheme="minorHAnsi"/>
                <w:sz w:val="20"/>
                <w:szCs w:val="20"/>
              </w:rPr>
            </w:pPr>
            <w:r w:rsidRPr="00E45913">
              <w:rPr>
                <w:rFonts w:ascii="Figtree" w:hAnsi="Figtree" w:cstheme="minorHAnsi"/>
                <w:sz w:val="20"/>
                <w:szCs w:val="20"/>
              </w:rPr>
              <w:t xml:space="preserve">Where </w:t>
            </w:r>
            <w:r w:rsidR="00D43AE8">
              <w:rPr>
                <w:rFonts w:ascii="Figtree" w:hAnsi="Figtree" w:cstheme="minorHAnsi"/>
                <w:sz w:val="20"/>
                <w:szCs w:val="20"/>
              </w:rPr>
              <w:t>your lifetime mortgage product is no longer available for new lending</w:t>
            </w:r>
            <w:r w:rsidRPr="00E45913">
              <w:rPr>
                <w:rFonts w:ascii="Figtree" w:hAnsi="Figtree" w:cstheme="minorHAnsi"/>
                <w:sz w:val="20"/>
                <w:szCs w:val="20"/>
              </w:rPr>
              <w:t>.</w:t>
            </w:r>
          </w:p>
          <w:p w14:paraId="2794C82B" w14:textId="64ECD432" w:rsidR="007C4702" w:rsidRDefault="007C4702" w:rsidP="007C4702">
            <w:pPr>
              <w:pStyle w:val="ListParagraph"/>
              <w:numPr>
                <w:ilvl w:val="0"/>
                <w:numId w:val="9"/>
              </w:numPr>
              <w:rPr>
                <w:rFonts w:ascii="Figtree" w:hAnsi="Figtree" w:cstheme="minorHAnsi"/>
                <w:sz w:val="20"/>
                <w:szCs w:val="20"/>
              </w:rPr>
            </w:pPr>
            <w:r w:rsidRPr="00E45913">
              <w:rPr>
                <w:rFonts w:ascii="Figtree" w:hAnsi="Figtree" w:cstheme="minorHAnsi"/>
                <w:sz w:val="20"/>
                <w:szCs w:val="20"/>
              </w:rPr>
              <w:t>Where there are more than one of you and the property is owned by you as tenants in common but one of you has died and not all appropriate documentation satisfactory to us has been provided to ensure the mortgage will secure the amount owed including the cash advance.</w:t>
            </w:r>
            <w:r w:rsidR="00AB0D75" w:rsidRPr="00AB0D75">
              <w:rPr>
                <w:rFonts w:ascii="Figtree" w:hAnsi="Figtree" w:cstheme="minorHAnsi"/>
                <w:sz w:val="20"/>
                <w:szCs w:val="20"/>
                <w:highlight w:val="yellow"/>
              </w:rPr>
              <w:t>)</w:t>
            </w:r>
            <w:r w:rsidRPr="00E45913">
              <w:rPr>
                <w:rFonts w:ascii="Figtree" w:hAnsi="Figtree" w:cstheme="minorHAnsi"/>
                <w:sz w:val="20"/>
                <w:szCs w:val="20"/>
              </w:rPr>
              <w:t xml:space="preserve"> </w:t>
            </w:r>
          </w:p>
          <w:p w14:paraId="4AD0C3A0" w14:textId="065E5A6C" w:rsidR="00CA1F83" w:rsidRPr="00CA1F83" w:rsidRDefault="00CA1F83" w:rsidP="00CA1F83">
            <w:pPr>
              <w:rPr>
                <w:rFonts w:ascii="Figtree" w:hAnsi="Figtree" w:cstheme="minorHAnsi"/>
                <w:sz w:val="20"/>
                <w:szCs w:val="20"/>
              </w:rPr>
            </w:pPr>
            <w:r w:rsidRPr="005519E6">
              <w:rPr>
                <w:rFonts w:ascii="Figtree" w:hAnsi="Figtree" w:cstheme="minorHAnsi"/>
                <w:sz w:val="20"/>
                <w:szCs w:val="20"/>
                <w:highlight w:val="yellow"/>
              </w:rPr>
              <w:t>(If DrawdownAmount &gt;0 AND FunderCode = R</w:t>
            </w:r>
            <w:r>
              <w:rPr>
                <w:rFonts w:ascii="Figtree" w:hAnsi="Figtree" w:cstheme="minorHAnsi"/>
                <w:sz w:val="20"/>
                <w:szCs w:val="20"/>
                <w:highlight w:val="yellow"/>
              </w:rPr>
              <w:t>L</w:t>
            </w:r>
            <w:r w:rsidRPr="005519E6">
              <w:rPr>
                <w:rFonts w:ascii="Figtree" w:hAnsi="Figtree" w:cstheme="minorHAnsi"/>
                <w:sz w:val="20"/>
                <w:szCs w:val="20"/>
                <w:highlight w:val="yellow"/>
              </w:rPr>
              <w:t xml:space="preserve"> then show:</w:t>
            </w:r>
          </w:p>
          <w:p w14:paraId="321E3DF9" w14:textId="3A9F3002" w:rsidR="007C4702" w:rsidRPr="00E45913" w:rsidRDefault="007C4702" w:rsidP="007C4702">
            <w:pPr>
              <w:pStyle w:val="NoSpacing"/>
              <w:numPr>
                <w:ilvl w:val="0"/>
                <w:numId w:val="9"/>
              </w:numPr>
              <w:rPr>
                <w:rFonts w:ascii="Figtree" w:hAnsi="Figtree"/>
                <w:sz w:val="20"/>
                <w:szCs w:val="20"/>
              </w:rPr>
            </w:pPr>
            <w:r w:rsidRPr="00E45913">
              <w:rPr>
                <w:rFonts w:ascii="Figtree" w:hAnsi="Figtree"/>
                <w:sz w:val="20"/>
                <w:szCs w:val="20"/>
              </w:rPr>
              <w:t>If the product is no longer offered by the lender, the lender is no longer in business, Rothesay Life plc are no longer funding the lender, or to comply with the regulations governing either the lender or Rothesay Life plc</w:t>
            </w:r>
            <w:ins w:id="3" w:author="Cleo Diggins" w:date="2025-11-13T09:16:00Z" w16du:dateUtc="2025-11-13T09:16:00Z">
              <w:r w:rsidR="0074741D">
                <w:rPr>
                  <w:rFonts w:ascii="Figtree" w:hAnsi="Figtree"/>
                  <w:sz w:val="20"/>
                  <w:szCs w:val="20"/>
                </w:rPr>
                <w:t>.</w:t>
              </w:r>
            </w:ins>
            <w:r w:rsidRPr="00E45913">
              <w:rPr>
                <w:rFonts w:ascii="Figtree" w:hAnsi="Figtree"/>
                <w:sz w:val="20"/>
                <w:szCs w:val="20"/>
              </w:rPr>
              <w:t xml:space="preserve"> </w:t>
            </w:r>
          </w:p>
          <w:p w14:paraId="4D3C53F8" w14:textId="0CEA6D74" w:rsidR="007C4702" w:rsidRPr="00E45913" w:rsidRDefault="00D43AE8" w:rsidP="007C4702">
            <w:pPr>
              <w:pStyle w:val="NoSpacing"/>
              <w:numPr>
                <w:ilvl w:val="0"/>
                <w:numId w:val="9"/>
              </w:numPr>
              <w:rPr>
                <w:rFonts w:ascii="Figtree" w:hAnsi="Figtree"/>
                <w:sz w:val="20"/>
                <w:szCs w:val="20"/>
              </w:rPr>
            </w:pPr>
            <w:r>
              <w:rPr>
                <w:rFonts w:ascii="Figtree" w:hAnsi="Figtree"/>
                <w:sz w:val="20"/>
                <w:szCs w:val="20"/>
              </w:rPr>
              <w:t>I</w:t>
            </w:r>
            <w:r w:rsidR="007C4702" w:rsidRPr="00E45913">
              <w:rPr>
                <w:rFonts w:ascii="Figtree" w:hAnsi="Figtree"/>
                <w:sz w:val="20"/>
                <w:szCs w:val="20"/>
              </w:rPr>
              <w:t xml:space="preserve">f, the total of (i) the amount outstanding under your </w:t>
            </w:r>
            <w:del w:id="4" w:author="Cleo Diggins" w:date="2025-11-13T09:16:00Z" w16du:dateUtc="2025-11-13T09:16:00Z">
              <w:r w:rsidR="007C4702" w:rsidRPr="00E45913" w:rsidDel="00D43AE8">
                <w:rPr>
                  <w:rFonts w:ascii="Figtree" w:hAnsi="Figtree"/>
                  <w:sz w:val="20"/>
                  <w:szCs w:val="20"/>
                </w:rPr>
                <w:delText xml:space="preserve"> </w:delText>
              </w:r>
            </w:del>
            <w:r w:rsidR="007C4702" w:rsidRPr="00E45913">
              <w:rPr>
                <w:rFonts w:ascii="Figtree" w:hAnsi="Figtree"/>
                <w:sz w:val="20"/>
                <w:szCs w:val="20"/>
              </w:rPr>
              <w:t xml:space="preserve">lifetime mortgage (including your Initial Lump sum, any subsequent cash advances, accrued interest and, any charges you have incurred) plus (ii) any unused part of your </w:t>
            </w:r>
            <w:r w:rsidR="008B2239">
              <w:rPr>
                <w:rFonts w:ascii="Figtree" w:hAnsi="Figtree"/>
                <w:sz w:val="20"/>
                <w:szCs w:val="20"/>
              </w:rPr>
              <w:t>drawdown</w:t>
            </w:r>
            <w:r w:rsidR="007C4702" w:rsidRPr="00E45913">
              <w:rPr>
                <w:rFonts w:ascii="Figtree" w:hAnsi="Figtree"/>
                <w:sz w:val="20"/>
                <w:szCs w:val="20"/>
              </w:rPr>
              <w:t xml:space="preserve"> facility, exceeds the amount we would agree to lend to a new borrower (of equivalent age) in comparable circumstances.  If the facility is fully withdrawn for this reason, you can repay your lifetime mortgage in full without incurring Early Repayment Charges</w:t>
            </w:r>
            <w:ins w:id="5" w:author="Cleo Diggins" w:date="2025-11-13T09:16:00Z" w16du:dateUtc="2025-11-13T09:16:00Z">
              <w:r w:rsidR="0074741D">
                <w:rPr>
                  <w:rFonts w:ascii="Figtree" w:hAnsi="Figtree"/>
                  <w:sz w:val="20"/>
                  <w:szCs w:val="20"/>
                </w:rPr>
                <w:t>.</w:t>
              </w:r>
            </w:ins>
          </w:p>
          <w:p w14:paraId="1E6E3B1F" w14:textId="2B37EA9F" w:rsidR="007C4702" w:rsidRPr="00E45913" w:rsidRDefault="00D43AE8" w:rsidP="007C4702">
            <w:pPr>
              <w:pStyle w:val="NoSpacing"/>
              <w:numPr>
                <w:ilvl w:val="0"/>
                <w:numId w:val="9"/>
              </w:numPr>
              <w:rPr>
                <w:rFonts w:ascii="Figtree" w:hAnsi="Figtree"/>
                <w:sz w:val="20"/>
                <w:szCs w:val="20"/>
              </w:rPr>
            </w:pPr>
            <w:r>
              <w:rPr>
                <w:rFonts w:ascii="Figtree" w:hAnsi="Figtree"/>
                <w:sz w:val="20"/>
                <w:szCs w:val="20"/>
              </w:rPr>
              <w:t>I</w:t>
            </w:r>
            <w:r w:rsidR="007C4702" w:rsidRPr="00E45913">
              <w:rPr>
                <w:rFonts w:ascii="Figtree" w:hAnsi="Figtree"/>
                <w:sz w:val="20"/>
                <w:szCs w:val="20"/>
              </w:rPr>
              <w:t>f any of the events of default specified in the Loan and Mortgage conditions as causing the agreement to terminate and making the balance immediately due and payable has occurred or if you have failed to maintain the property in good condition.</w:t>
            </w:r>
          </w:p>
          <w:p w14:paraId="05DEC891" w14:textId="1B308D70" w:rsidR="007C4702" w:rsidRPr="00E45913" w:rsidRDefault="00D43AE8" w:rsidP="007C4702">
            <w:pPr>
              <w:pStyle w:val="NoSpacing"/>
              <w:numPr>
                <w:ilvl w:val="0"/>
                <w:numId w:val="9"/>
              </w:numPr>
              <w:rPr>
                <w:rFonts w:ascii="Figtree" w:hAnsi="Figtree"/>
                <w:sz w:val="20"/>
                <w:szCs w:val="20"/>
              </w:rPr>
            </w:pPr>
            <w:bookmarkStart w:id="6" w:name="_Toc453061844"/>
            <w:r>
              <w:rPr>
                <w:rFonts w:ascii="Figtree" w:hAnsi="Figtree"/>
                <w:sz w:val="20"/>
                <w:szCs w:val="20"/>
              </w:rPr>
              <w:t>I</w:t>
            </w:r>
            <w:r w:rsidR="007C4702" w:rsidRPr="00E45913">
              <w:rPr>
                <w:rFonts w:ascii="Figtree" w:hAnsi="Figtree"/>
                <w:sz w:val="20"/>
                <w:szCs w:val="20"/>
              </w:rPr>
              <w:t xml:space="preserve">f you </w:t>
            </w:r>
            <w:bookmarkEnd w:id="6"/>
            <w:r w:rsidR="007C4702" w:rsidRPr="00E45913">
              <w:rPr>
                <w:rFonts w:ascii="Figtree" w:hAnsi="Figtree"/>
                <w:sz w:val="20"/>
                <w:szCs w:val="20"/>
              </w:rPr>
              <w:t>are subject to an undischarged bankruptcy or individual voluntary arrangement (IVA) or have been discharged from bankruptcy or an IVA</w:t>
            </w:r>
            <w:ins w:id="7" w:author="Cleo Diggins" w:date="2025-11-13T09:16:00Z" w16du:dateUtc="2025-11-13T09:16:00Z">
              <w:r w:rsidR="0074741D">
                <w:rPr>
                  <w:rFonts w:ascii="Figtree" w:hAnsi="Figtree"/>
                  <w:sz w:val="20"/>
                  <w:szCs w:val="20"/>
                </w:rPr>
                <w:t>.</w:t>
              </w:r>
            </w:ins>
            <w:r w:rsidR="007C4702" w:rsidRPr="00E45913">
              <w:rPr>
                <w:rFonts w:ascii="Figtree" w:hAnsi="Figtree"/>
                <w:sz w:val="20"/>
                <w:szCs w:val="20"/>
              </w:rPr>
              <w:t xml:space="preserve"> </w:t>
            </w:r>
          </w:p>
          <w:p w14:paraId="4EC10DE9" w14:textId="463A9A46" w:rsidR="007C4702" w:rsidRDefault="007C4702" w:rsidP="007C4702">
            <w:pPr>
              <w:pStyle w:val="NoSpacing"/>
              <w:numPr>
                <w:ilvl w:val="0"/>
                <w:numId w:val="9"/>
              </w:numPr>
              <w:rPr>
                <w:rFonts w:ascii="Figtree" w:hAnsi="Figtree"/>
                <w:sz w:val="20"/>
                <w:szCs w:val="20"/>
              </w:rPr>
            </w:pPr>
            <w:r w:rsidRPr="00E45913">
              <w:rPr>
                <w:rFonts w:ascii="Figtree" w:hAnsi="Figtree"/>
                <w:sz w:val="20"/>
                <w:szCs w:val="20"/>
              </w:rPr>
              <w:t xml:space="preserve">If you own the property as tenants in common, where one applicant dies, the remaining borrower cannot access any unutilised </w:t>
            </w:r>
            <w:r w:rsidR="008B2239">
              <w:rPr>
                <w:rFonts w:ascii="Figtree" w:hAnsi="Figtree"/>
                <w:sz w:val="20"/>
                <w:szCs w:val="20"/>
              </w:rPr>
              <w:t>drawdown</w:t>
            </w:r>
            <w:r w:rsidRPr="00E45913">
              <w:rPr>
                <w:rFonts w:ascii="Figtree" w:hAnsi="Figtree"/>
                <w:sz w:val="20"/>
                <w:szCs w:val="20"/>
              </w:rPr>
              <w:t xml:space="preserve"> facility when they are not the sole beneficiary of the deceased’s share of the property.</w:t>
            </w:r>
            <w:r w:rsidR="009044B8" w:rsidRPr="009044B8">
              <w:rPr>
                <w:rFonts w:ascii="Figtree" w:hAnsi="Figtree"/>
                <w:sz w:val="20"/>
                <w:szCs w:val="20"/>
                <w:highlight w:val="yellow"/>
              </w:rPr>
              <w:t>)</w:t>
            </w:r>
          </w:p>
          <w:p w14:paraId="69E83485" w14:textId="77777777" w:rsidR="004768AF" w:rsidRPr="00E45913" w:rsidRDefault="004768AF" w:rsidP="004768AF">
            <w:pPr>
              <w:pStyle w:val="NoSpacing"/>
              <w:ind w:left="720"/>
              <w:rPr>
                <w:rFonts w:ascii="Figtree" w:hAnsi="Figtree"/>
                <w:sz w:val="20"/>
                <w:szCs w:val="20"/>
              </w:rPr>
            </w:pPr>
          </w:p>
          <w:p w14:paraId="54FA5D23" w14:textId="5E2EF86E" w:rsidR="007C4702" w:rsidRPr="004768AF" w:rsidRDefault="004768AF" w:rsidP="004768AF">
            <w:pPr>
              <w:rPr>
                <w:rFonts w:ascii="Figtree" w:hAnsi="Figtree" w:cstheme="minorHAnsi"/>
                <w:sz w:val="20"/>
                <w:szCs w:val="20"/>
              </w:rPr>
            </w:pPr>
            <w:r w:rsidRPr="005519E6">
              <w:rPr>
                <w:rFonts w:ascii="Figtree" w:hAnsi="Figtree" w:cstheme="minorHAnsi"/>
                <w:sz w:val="20"/>
                <w:szCs w:val="20"/>
                <w:highlight w:val="yellow"/>
              </w:rPr>
              <w:t xml:space="preserve">(If DrawdownAmount &gt;0 AND FunderCode = </w:t>
            </w:r>
            <w:r w:rsidR="002F0614">
              <w:rPr>
                <w:rFonts w:ascii="Figtree" w:hAnsi="Figtree" w:cstheme="minorHAnsi"/>
                <w:sz w:val="20"/>
                <w:szCs w:val="20"/>
                <w:highlight w:val="yellow"/>
              </w:rPr>
              <w:t>JUST</w:t>
            </w:r>
            <w:r w:rsidRPr="005519E6">
              <w:rPr>
                <w:rFonts w:ascii="Figtree" w:hAnsi="Figtree" w:cstheme="minorHAnsi"/>
                <w:sz w:val="20"/>
                <w:szCs w:val="20"/>
                <w:highlight w:val="yellow"/>
              </w:rPr>
              <w:t xml:space="preserve"> then show:</w:t>
            </w:r>
          </w:p>
          <w:p w14:paraId="35FE0202" w14:textId="77EC03FD" w:rsidR="002024F8" w:rsidRPr="00E45913" w:rsidRDefault="002024F8" w:rsidP="002024F8">
            <w:pPr>
              <w:pStyle w:val="ListParagraph"/>
              <w:numPr>
                <w:ilvl w:val="0"/>
                <w:numId w:val="13"/>
              </w:num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 xml:space="preserve">Where the total of all the cash advances exceeds the maximum loan applicable at the time of applying to use the </w:t>
            </w:r>
            <w:r w:rsidR="008B2239">
              <w:rPr>
                <w:rFonts w:ascii="Figtree" w:hAnsi="Figtree" w:cs="Arial"/>
                <w:sz w:val="20"/>
                <w:szCs w:val="20"/>
              </w:rPr>
              <w:t>drawdown</w:t>
            </w:r>
            <w:r w:rsidRPr="00E45913">
              <w:rPr>
                <w:rFonts w:ascii="Figtree" w:hAnsi="Figtree" w:cs="Arial"/>
                <w:sz w:val="20"/>
                <w:szCs w:val="20"/>
              </w:rPr>
              <w:t xml:space="preserve"> facility, based on your age and property value at the time.</w:t>
            </w:r>
          </w:p>
          <w:p w14:paraId="43BC9DC9" w14:textId="7B7EB033" w:rsidR="002024F8" w:rsidRPr="00E45913" w:rsidRDefault="002024F8" w:rsidP="007C4702">
            <w:pPr>
              <w:pStyle w:val="ListParagraph"/>
              <w:numPr>
                <w:ilvl w:val="0"/>
                <w:numId w:val="13"/>
              </w:numPr>
              <w:rPr>
                <w:rFonts w:ascii="Figtree" w:hAnsi="Figtree" w:cstheme="minorHAnsi"/>
                <w:sz w:val="20"/>
                <w:szCs w:val="20"/>
              </w:rPr>
            </w:pPr>
            <w:r w:rsidRPr="00E45913">
              <w:rPr>
                <w:rFonts w:ascii="Figtree" w:hAnsi="Figtree" w:cs="Arial"/>
                <w:sz w:val="20"/>
                <w:szCs w:val="20"/>
              </w:rPr>
              <w:t>Where the total of all cash advances plus rolled up interest and other charges exceeds the value of the property against which the mortgage is secured.</w:t>
            </w:r>
            <w:r w:rsidR="009044B8" w:rsidRPr="009044B8">
              <w:rPr>
                <w:rFonts w:ascii="Figtree" w:hAnsi="Figtree" w:cs="Arial"/>
                <w:sz w:val="20"/>
                <w:szCs w:val="20"/>
                <w:highlight w:val="yellow"/>
              </w:rPr>
              <w:t>)</w:t>
            </w:r>
          </w:p>
          <w:p w14:paraId="71FA0F4E" w14:textId="7F6231C8" w:rsidR="00BB1AB7" w:rsidRPr="00E45913" w:rsidRDefault="009044B8">
            <w:pPr>
              <w:autoSpaceDE w:val="0"/>
              <w:autoSpaceDN w:val="0"/>
              <w:adjustRightInd w:val="0"/>
              <w:spacing w:after="0" w:line="240" w:lineRule="auto"/>
              <w:rPr>
                <w:rFonts w:ascii="Figtree" w:hAnsi="Figtree" w:cstheme="minorHAnsi"/>
                <w:sz w:val="20"/>
                <w:szCs w:val="20"/>
              </w:rPr>
            </w:pPr>
            <w:r w:rsidRPr="00BC547E">
              <w:rPr>
                <w:rFonts w:ascii="Figtree" w:hAnsi="Figtree" w:cstheme="minorHAnsi"/>
                <w:sz w:val="20"/>
                <w:szCs w:val="20"/>
                <w:highlight w:val="yellow"/>
              </w:rPr>
              <w:t xml:space="preserve">(If </w:t>
            </w:r>
            <w:r w:rsidR="00434CB8">
              <w:rPr>
                <w:rFonts w:ascii="Figtree" w:hAnsi="Figtree" w:cstheme="minorHAnsi"/>
                <w:sz w:val="20"/>
                <w:szCs w:val="20"/>
                <w:highlight w:val="yellow"/>
              </w:rPr>
              <w:t xml:space="preserve">DrawdownAmount &gt;0 AND </w:t>
            </w:r>
            <w:r w:rsidR="00BC547E" w:rsidRPr="00BC547E">
              <w:rPr>
                <w:rFonts w:ascii="Figtree" w:hAnsi="Figtree" w:cstheme="minorHAnsi"/>
                <w:sz w:val="20"/>
                <w:szCs w:val="20"/>
                <w:highlight w:val="yellow"/>
              </w:rPr>
              <w:t>FunderCode is not RL show:</w:t>
            </w:r>
            <w:r w:rsidR="00376E26" w:rsidRPr="00E45913">
              <w:rPr>
                <w:rFonts w:ascii="Figtree" w:hAnsi="Figtree" w:cstheme="minorHAnsi"/>
                <w:sz w:val="20"/>
                <w:szCs w:val="20"/>
              </w:rPr>
              <w:t xml:space="preserve">Any such further borrowing will be </w:t>
            </w:r>
            <w:r w:rsidR="005B13CF" w:rsidRPr="00E45913">
              <w:rPr>
                <w:rFonts w:ascii="Figtree" w:hAnsi="Figtree" w:cstheme="minorHAnsi"/>
                <w:sz w:val="20"/>
                <w:szCs w:val="20"/>
              </w:rPr>
              <w:t xml:space="preserve">subject to </w:t>
            </w:r>
            <w:r w:rsidR="00376E26" w:rsidRPr="00E45913">
              <w:rPr>
                <w:rFonts w:ascii="Figtree" w:hAnsi="Figtree" w:cstheme="minorHAnsi"/>
                <w:sz w:val="20"/>
                <w:szCs w:val="20"/>
              </w:rPr>
              <w:t xml:space="preserve">the interest rate available from </w:t>
            </w:r>
            <w:r w:rsidR="00153CFA" w:rsidRPr="00E45913">
              <w:rPr>
                <w:rFonts w:ascii="Figtree" w:hAnsi="Figtree" w:cstheme="minorHAnsi"/>
                <w:sz w:val="20"/>
                <w:szCs w:val="20"/>
              </w:rPr>
              <w:t>more2life</w:t>
            </w:r>
            <w:r w:rsidR="00376E26" w:rsidRPr="00E45913">
              <w:rPr>
                <w:rFonts w:ascii="Figtree" w:hAnsi="Figtree" w:cstheme="minorHAnsi"/>
                <w:sz w:val="20"/>
                <w:szCs w:val="20"/>
              </w:rPr>
              <w:t xml:space="preserve"> Limited</w:t>
            </w:r>
            <w:r w:rsidR="00F8343A" w:rsidRPr="00E45913">
              <w:rPr>
                <w:rFonts w:ascii="Figtree" w:hAnsi="Figtree" w:cstheme="minorHAnsi"/>
                <w:sz w:val="20"/>
                <w:szCs w:val="20"/>
              </w:rPr>
              <w:t xml:space="preserve"> for new borrowing</w:t>
            </w:r>
            <w:r w:rsidR="00376E26" w:rsidRPr="00E45913">
              <w:rPr>
                <w:rFonts w:ascii="Figtree" w:hAnsi="Figtree" w:cstheme="minorHAnsi"/>
                <w:sz w:val="20"/>
                <w:szCs w:val="20"/>
              </w:rPr>
              <w:t xml:space="preserve"> </w:t>
            </w:r>
            <w:r w:rsidR="00B14002" w:rsidRPr="00E45913">
              <w:rPr>
                <w:rFonts w:ascii="Figtree" w:hAnsi="Figtree" w:cstheme="minorHAnsi"/>
                <w:sz w:val="20"/>
                <w:szCs w:val="20"/>
              </w:rPr>
              <w:t xml:space="preserve">on this product </w:t>
            </w:r>
            <w:r w:rsidR="00376E26" w:rsidRPr="00E45913">
              <w:rPr>
                <w:rFonts w:ascii="Figtree" w:hAnsi="Figtree" w:cstheme="minorHAnsi"/>
                <w:sz w:val="20"/>
                <w:szCs w:val="20"/>
              </w:rPr>
              <w:t xml:space="preserve">at the time </w:t>
            </w:r>
            <w:r w:rsidR="00B14002" w:rsidRPr="00E45913">
              <w:rPr>
                <w:rFonts w:ascii="Figtree" w:hAnsi="Figtree" w:cstheme="minorHAnsi"/>
                <w:sz w:val="20"/>
                <w:szCs w:val="20"/>
              </w:rPr>
              <w:t>you apply for the further borrowing</w:t>
            </w:r>
            <w:r w:rsidR="00376E26" w:rsidRPr="00E45913">
              <w:rPr>
                <w:rFonts w:ascii="Figtree" w:hAnsi="Figtree" w:cstheme="minorHAnsi"/>
                <w:sz w:val="20"/>
                <w:szCs w:val="20"/>
              </w:rPr>
              <w:t>.</w:t>
            </w:r>
            <w:r w:rsidR="005B13CF" w:rsidRPr="00E45913">
              <w:rPr>
                <w:rFonts w:ascii="Figtree" w:hAnsi="Figtree" w:cstheme="minorHAnsi"/>
                <w:sz w:val="20"/>
                <w:szCs w:val="20"/>
              </w:rPr>
              <w:t xml:space="preserve"> This interest rate may be more or less than your initial interest rate.</w:t>
            </w:r>
            <w:r w:rsidR="00376E26" w:rsidRPr="00E45913">
              <w:rPr>
                <w:rFonts w:ascii="Figtree" w:hAnsi="Figtree" w:cstheme="minorHAnsi"/>
                <w:sz w:val="20"/>
                <w:szCs w:val="20"/>
              </w:rPr>
              <w:t xml:space="preserve"> The </w:t>
            </w:r>
            <w:r w:rsidR="003721FE" w:rsidRPr="00E45913">
              <w:rPr>
                <w:rFonts w:ascii="Figtree" w:hAnsi="Figtree" w:cstheme="minorHAnsi"/>
                <w:sz w:val="20"/>
                <w:szCs w:val="20"/>
              </w:rPr>
              <w:t>O</w:t>
            </w:r>
            <w:r w:rsidR="00376E26" w:rsidRPr="00E45913">
              <w:rPr>
                <w:rFonts w:ascii="Figtree" w:hAnsi="Figtree" w:cstheme="minorHAnsi"/>
                <w:sz w:val="20"/>
                <w:szCs w:val="20"/>
              </w:rPr>
              <w:t>ffer that we give to you at the time of any cash advance will set out the interest rate for that cash advance.</w:t>
            </w:r>
            <w:r w:rsidR="00BC547E" w:rsidRPr="00BC547E">
              <w:rPr>
                <w:rFonts w:ascii="Figtree" w:hAnsi="Figtree" w:cstheme="minorHAnsi"/>
                <w:sz w:val="20"/>
                <w:szCs w:val="20"/>
                <w:highlight w:val="yellow"/>
              </w:rPr>
              <w:t>)</w:t>
            </w:r>
          </w:p>
          <w:p w14:paraId="31E433D9" w14:textId="77777777" w:rsidR="002024F8" w:rsidRPr="00E45913" w:rsidRDefault="002024F8">
            <w:pPr>
              <w:autoSpaceDE w:val="0"/>
              <w:autoSpaceDN w:val="0"/>
              <w:adjustRightInd w:val="0"/>
              <w:spacing w:after="0" w:line="240" w:lineRule="auto"/>
              <w:rPr>
                <w:rFonts w:ascii="Figtree" w:hAnsi="Figtree" w:cs="Arial"/>
                <w:sz w:val="20"/>
                <w:szCs w:val="20"/>
              </w:rPr>
            </w:pPr>
          </w:p>
          <w:p w14:paraId="2353E265" w14:textId="393A842E" w:rsidR="002024F8" w:rsidRPr="00964B89" w:rsidRDefault="00964B89" w:rsidP="002024F8">
            <w:pPr>
              <w:autoSpaceDE w:val="0"/>
              <w:autoSpaceDN w:val="0"/>
              <w:adjustRightInd w:val="0"/>
              <w:spacing w:after="0" w:line="240" w:lineRule="auto"/>
              <w:rPr>
                <w:rFonts w:ascii="Figtree" w:hAnsi="Figtree" w:cs="Arial"/>
                <w:sz w:val="20"/>
                <w:szCs w:val="20"/>
              </w:rPr>
            </w:pPr>
            <w:r w:rsidRPr="00BC547E">
              <w:rPr>
                <w:rFonts w:ascii="Figtree" w:hAnsi="Figtree" w:cstheme="minorHAnsi"/>
                <w:sz w:val="20"/>
                <w:szCs w:val="20"/>
                <w:highlight w:val="yellow"/>
              </w:rPr>
              <w:t xml:space="preserve">(If </w:t>
            </w:r>
            <w:r>
              <w:rPr>
                <w:rFonts w:ascii="Figtree" w:hAnsi="Figtree" w:cstheme="minorHAnsi"/>
                <w:sz w:val="20"/>
                <w:szCs w:val="20"/>
                <w:highlight w:val="yellow"/>
              </w:rPr>
              <w:t xml:space="preserve">DrawdownAmount &gt;0 AND </w:t>
            </w:r>
            <w:r w:rsidRPr="00BC547E">
              <w:rPr>
                <w:rFonts w:ascii="Figtree" w:hAnsi="Figtree" w:cstheme="minorHAnsi"/>
                <w:sz w:val="20"/>
                <w:szCs w:val="20"/>
                <w:highlight w:val="yellow"/>
              </w:rPr>
              <w:t xml:space="preserve">FunderCode </w:t>
            </w:r>
            <w:r>
              <w:rPr>
                <w:rFonts w:ascii="Figtree" w:hAnsi="Figtree" w:cstheme="minorHAnsi"/>
                <w:sz w:val="20"/>
                <w:szCs w:val="20"/>
                <w:highlight w:val="yellow"/>
              </w:rPr>
              <w:t>=</w:t>
            </w:r>
            <w:r w:rsidRPr="00BC547E">
              <w:rPr>
                <w:rFonts w:ascii="Figtree" w:hAnsi="Figtree" w:cstheme="minorHAnsi"/>
                <w:sz w:val="20"/>
                <w:szCs w:val="20"/>
                <w:highlight w:val="yellow"/>
              </w:rPr>
              <w:t xml:space="preserve"> RL show:</w:t>
            </w:r>
            <w:r w:rsidR="002024F8" w:rsidRPr="00964B89">
              <w:rPr>
                <w:rFonts w:ascii="Figtree" w:hAnsi="Figtree" w:cstheme="minorHAnsi"/>
                <w:sz w:val="20"/>
                <w:szCs w:val="20"/>
              </w:rPr>
              <w:t xml:space="preserve">Any such further borrowing will be based on the interest rate available from more2life Limited at the time of application for this product taking account of your then age and the value of your property relative to your total outstanding balance and any unutilised </w:t>
            </w:r>
            <w:r w:rsidR="008B2239" w:rsidRPr="00964B89">
              <w:rPr>
                <w:rFonts w:ascii="Figtree" w:hAnsi="Figtree" w:cstheme="minorHAnsi"/>
                <w:sz w:val="20"/>
                <w:szCs w:val="20"/>
              </w:rPr>
              <w:t>drawdown</w:t>
            </w:r>
            <w:r w:rsidR="002024F8" w:rsidRPr="00964B89">
              <w:rPr>
                <w:rFonts w:ascii="Figtree" w:hAnsi="Figtree" w:cstheme="minorHAnsi"/>
                <w:sz w:val="20"/>
                <w:szCs w:val="20"/>
              </w:rPr>
              <w:t xml:space="preserve"> facility. The interest rate applicable to such further borrowing may be more or less than your initial interest rate. The Offer that we give to you at the time of any cash advance will set out the interest rate for that cash advance.</w:t>
            </w:r>
            <w:r w:rsidRPr="00964B89">
              <w:rPr>
                <w:rFonts w:ascii="Figtree" w:hAnsi="Figtree" w:cstheme="minorHAnsi"/>
                <w:sz w:val="20"/>
                <w:szCs w:val="20"/>
                <w:highlight w:val="yellow"/>
              </w:rPr>
              <w:t>)</w:t>
            </w:r>
          </w:p>
          <w:p w14:paraId="6926AC21" w14:textId="77777777" w:rsidR="002024F8" w:rsidRPr="00E45913" w:rsidRDefault="002024F8">
            <w:pPr>
              <w:autoSpaceDE w:val="0"/>
              <w:autoSpaceDN w:val="0"/>
              <w:adjustRightInd w:val="0"/>
              <w:spacing w:after="0" w:line="240" w:lineRule="auto"/>
              <w:rPr>
                <w:rFonts w:ascii="Figtree" w:hAnsi="Figtree" w:cs="Arial"/>
                <w:sz w:val="20"/>
                <w:szCs w:val="20"/>
              </w:rPr>
            </w:pPr>
          </w:p>
          <w:p w14:paraId="6618941B" w14:textId="7DCEA8A7" w:rsidR="00BB1AB7" w:rsidRPr="00E45913" w:rsidRDefault="00376E26">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 xml:space="preserve">This lifetime mortgage can only be arranged for either one or two people between the ages of </w:t>
            </w:r>
            <w:r w:rsidR="00BE5CDC" w:rsidRPr="00E42E09">
              <w:rPr>
                <w:rFonts w:ascii="Figtree" w:hAnsi="Figtree" w:cs="Arial"/>
                <w:sz w:val="20"/>
                <w:szCs w:val="20"/>
                <w:highlight w:val="yellow"/>
              </w:rPr>
              <w:t>&lt;&lt;</w:t>
            </w:r>
            <w:r w:rsidR="00B1410D" w:rsidRPr="00E42E09">
              <w:rPr>
                <w:rFonts w:ascii="Figtree" w:hAnsi="Figtree" w:cs="Arial"/>
                <w:sz w:val="20"/>
                <w:szCs w:val="20"/>
                <w:highlight w:val="yellow"/>
              </w:rPr>
              <w:t>MinimumAge</w:t>
            </w:r>
            <w:r w:rsidR="00BE5CDC" w:rsidRPr="00E42E09">
              <w:rPr>
                <w:rFonts w:ascii="Figtree" w:hAnsi="Figtree" w:cs="Arial"/>
                <w:sz w:val="20"/>
                <w:szCs w:val="20"/>
                <w:highlight w:val="yellow"/>
              </w:rPr>
              <w:t>&gt;&gt;</w:t>
            </w:r>
            <w:r w:rsidR="008F2A09">
              <w:rPr>
                <w:rFonts w:ascii="Figtree" w:hAnsi="Figtree" w:cs="Arial"/>
                <w:sz w:val="20"/>
                <w:szCs w:val="20"/>
              </w:rPr>
              <w:t xml:space="preserve"> </w:t>
            </w:r>
            <w:r w:rsidR="004710A4">
              <w:rPr>
                <w:rFonts w:ascii="Figtree" w:hAnsi="Figtree" w:cs="Arial"/>
                <w:sz w:val="20"/>
                <w:szCs w:val="20"/>
              </w:rPr>
              <w:t>–</w:t>
            </w:r>
            <w:r w:rsidR="008F2A09">
              <w:rPr>
                <w:rFonts w:ascii="Figtree" w:hAnsi="Figtree" w:cs="Arial"/>
                <w:sz w:val="20"/>
                <w:szCs w:val="20"/>
              </w:rPr>
              <w:t xml:space="preserve"> </w:t>
            </w:r>
            <w:r w:rsidR="00BE5CDC" w:rsidRPr="00E42E09">
              <w:rPr>
                <w:rFonts w:ascii="Figtree" w:hAnsi="Figtree" w:cs="Arial"/>
                <w:sz w:val="20"/>
                <w:szCs w:val="20"/>
                <w:highlight w:val="yellow"/>
              </w:rPr>
              <w:t>&lt;&lt;</w:t>
            </w:r>
            <w:r w:rsidR="00E42E09" w:rsidRPr="00E42E09">
              <w:rPr>
                <w:rFonts w:ascii="Figtree" w:hAnsi="Figtree" w:cs="Arial"/>
                <w:sz w:val="20"/>
                <w:szCs w:val="20"/>
                <w:highlight w:val="yellow"/>
              </w:rPr>
              <w:t>MaximumAge</w:t>
            </w:r>
            <w:r w:rsidR="00BE5CDC" w:rsidRPr="00E42E09">
              <w:rPr>
                <w:rFonts w:ascii="Figtree" w:hAnsi="Figtree" w:cs="Arial"/>
                <w:sz w:val="20"/>
                <w:szCs w:val="20"/>
                <w:highlight w:val="yellow"/>
              </w:rPr>
              <w:t>&gt;&gt;</w:t>
            </w:r>
            <w:r w:rsidRPr="00E45913">
              <w:rPr>
                <w:rFonts w:ascii="Figtree" w:hAnsi="Figtree" w:cs="Arial"/>
                <w:sz w:val="20"/>
                <w:szCs w:val="20"/>
              </w:rPr>
              <w:t xml:space="preserve">, based on the age of the youngest applicant, who own and live permanently in the property which is subject to the lifetime mortgage. </w:t>
            </w:r>
          </w:p>
          <w:p w14:paraId="57F6BACE" w14:textId="77777777" w:rsidR="00BB1AB7" w:rsidRPr="00E45913" w:rsidRDefault="00BB1AB7">
            <w:pPr>
              <w:autoSpaceDE w:val="0"/>
              <w:autoSpaceDN w:val="0"/>
              <w:adjustRightInd w:val="0"/>
              <w:spacing w:after="0" w:line="240" w:lineRule="auto"/>
              <w:rPr>
                <w:rFonts w:ascii="Figtree" w:hAnsi="Figtree" w:cs="Arial"/>
                <w:sz w:val="20"/>
                <w:szCs w:val="20"/>
              </w:rPr>
            </w:pPr>
          </w:p>
          <w:p w14:paraId="2F69595D" w14:textId="77777777" w:rsidR="00BB1AB7" w:rsidRPr="00E45913" w:rsidRDefault="00376E26">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lastRenderedPageBreak/>
              <w:t xml:space="preserve">If there are any other outstanding mortgages or charges at the time the loan is taken out, you will be required to use the lifetime mortgage to clear these loans. As part of the completion process our solicitors will redeem them with the proceeds from the loan. </w:t>
            </w:r>
          </w:p>
          <w:p w14:paraId="7796072B" w14:textId="77777777" w:rsidR="00BB1AB7" w:rsidRPr="00E45913" w:rsidRDefault="00BB1AB7">
            <w:pPr>
              <w:autoSpaceDE w:val="0"/>
              <w:autoSpaceDN w:val="0"/>
              <w:adjustRightInd w:val="0"/>
              <w:spacing w:after="0" w:line="240" w:lineRule="auto"/>
              <w:rPr>
                <w:rFonts w:ascii="Figtree" w:hAnsi="Figtree" w:cs="Arial"/>
                <w:sz w:val="20"/>
                <w:szCs w:val="20"/>
              </w:rPr>
            </w:pPr>
          </w:p>
          <w:p w14:paraId="61CAD6AB" w14:textId="1755F04C" w:rsidR="002024F8" w:rsidRPr="00E45913" w:rsidRDefault="00376E26" w:rsidP="002024F8">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 xml:space="preserve">Interest is charged at a fixed rate of </w:t>
            </w:r>
            <w:r w:rsidR="00AA3401" w:rsidRPr="007660EE">
              <w:rPr>
                <w:rFonts w:ascii="Figtree" w:hAnsi="Figtree" w:cs="Arial"/>
                <w:sz w:val="20"/>
                <w:szCs w:val="20"/>
                <w:highlight w:val="yellow"/>
              </w:rPr>
              <w:t>&lt;&lt;</w:t>
            </w:r>
            <w:r w:rsidR="004710A4" w:rsidRPr="007660EE">
              <w:rPr>
                <w:rFonts w:ascii="Figtree" w:hAnsi="Figtree" w:cs="Arial"/>
                <w:sz w:val="20"/>
                <w:szCs w:val="20"/>
                <w:highlight w:val="yellow"/>
              </w:rPr>
              <w:t>MER</w:t>
            </w:r>
            <w:r w:rsidR="00AA3401" w:rsidRPr="007660EE">
              <w:rPr>
                <w:rFonts w:ascii="Figtree" w:hAnsi="Figtree" w:cs="Arial"/>
                <w:sz w:val="20"/>
                <w:szCs w:val="20"/>
                <w:highlight w:val="yellow"/>
              </w:rPr>
              <w:t>&gt;&gt;</w:t>
            </w:r>
            <w:r w:rsidRPr="00E45913">
              <w:rPr>
                <w:rFonts w:ascii="Figtree" w:hAnsi="Figtree" w:cs="Arial"/>
                <w:sz w:val="20"/>
                <w:szCs w:val="20"/>
              </w:rPr>
              <w:t xml:space="preserve">% on the </w:t>
            </w:r>
            <w:r w:rsidR="00B9755A" w:rsidRPr="006C6DB4">
              <w:rPr>
                <w:rFonts w:ascii="Figtree" w:hAnsi="Figtree" w:cs="Arial"/>
                <w:sz w:val="20"/>
                <w:szCs w:val="20"/>
                <w:highlight w:val="yellow"/>
              </w:rPr>
              <w:t>(if DrawdownAmount &gt;0 show:</w:t>
            </w:r>
            <w:r w:rsidRPr="00E45913">
              <w:rPr>
                <w:rFonts w:ascii="Figtree" w:hAnsi="Figtree" w:cs="Arial"/>
                <w:sz w:val="20"/>
                <w:szCs w:val="20"/>
              </w:rPr>
              <w:t>initial</w:t>
            </w:r>
            <w:r w:rsidR="006C6DB4" w:rsidRPr="006C6DB4">
              <w:rPr>
                <w:rFonts w:ascii="Figtree" w:hAnsi="Figtree" w:cs="Arial"/>
                <w:sz w:val="20"/>
                <w:szCs w:val="20"/>
                <w:highlight w:val="yellow"/>
              </w:rPr>
              <w:t>)</w:t>
            </w:r>
            <w:r w:rsidRPr="00E45913">
              <w:rPr>
                <w:rFonts w:ascii="Figtree" w:hAnsi="Figtree" w:cs="Arial"/>
                <w:sz w:val="20"/>
                <w:szCs w:val="20"/>
              </w:rPr>
              <w:t xml:space="preserve"> advance until receipt by </w:t>
            </w:r>
            <w:r w:rsidR="00153CFA" w:rsidRPr="00E45913">
              <w:rPr>
                <w:rFonts w:ascii="Figtree" w:hAnsi="Figtree" w:cs="Arial"/>
                <w:sz w:val="20"/>
                <w:szCs w:val="20"/>
              </w:rPr>
              <w:t>more2life</w:t>
            </w:r>
            <w:r w:rsidRPr="00E45913">
              <w:rPr>
                <w:rFonts w:ascii="Figtree" w:hAnsi="Figtree" w:cs="Arial"/>
                <w:sz w:val="20"/>
                <w:szCs w:val="20"/>
              </w:rPr>
              <w:t xml:space="preserve"> Limited of all monies due. The interest is calculated daily and added to the loan monthly, meaning the interest rolls up with interest being charged on that interest, paid when you repay your loan. See </w:t>
            </w:r>
            <w:r w:rsidR="00C54944" w:rsidRPr="00E45913">
              <w:rPr>
                <w:rFonts w:ascii="Figtree" w:hAnsi="Figtree" w:cs="Arial"/>
                <w:sz w:val="20"/>
                <w:szCs w:val="20"/>
              </w:rPr>
              <w:t>S</w:t>
            </w:r>
            <w:r w:rsidRPr="00E45913">
              <w:rPr>
                <w:rFonts w:ascii="Figtree" w:hAnsi="Figtree" w:cs="Arial"/>
                <w:sz w:val="20"/>
                <w:szCs w:val="20"/>
              </w:rPr>
              <w:t xml:space="preserve">ection 8 for example.  </w:t>
            </w:r>
            <w:r w:rsidR="006B7367" w:rsidRPr="006E640C">
              <w:rPr>
                <w:rFonts w:ascii="Figtree" w:hAnsi="Figtree" w:cs="Arial"/>
                <w:sz w:val="20"/>
                <w:szCs w:val="20"/>
                <w:highlight w:val="yellow"/>
              </w:rPr>
              <w:t>(If DrawdownAmount &gt;0 AND FunderCode = not RL show:</w:t>
            </w:r>
            <w:r w:rsidRPr="00E45913">
              <w:rPr>
                <w:rFonts w:ascii="Figtree" w:hAnsi="Figtree" w:cs="Arial"/>
                <w:sz w:val="20"/>
                <w:szCs w:val="20"/>
              </w:rPr>
              <w:t xml:space="preserve">Any cash advances will be </w:t>
            </w:r>
            <w:r w:rsidR="005B13CF" w:rsidRPr="00E45913">
              <w:rPr>
                <w:rFonts w:ascii="Figtree" w:hAnsi="Figtree" w:cs="Arial"/>
                <w:sz w:val="20"/>
                <w:szCs w:val="20"/>
              </w:rPr>
              <w:t>subject to</w:t>
            </w:r>
            <w:r w:rsidRPr="00E45913">
              <w:rPr>
                <w:rFonts w:ascii="Figtree" w:hAnsi="Figtree" w:cs="Arial"/>
                <w:sz w:val="20"/>
                <w:szCs w:val="20"/>
              </w:rPr>
              <w:t xml:space="preserve"> the </w:t>
            </w:r>
            <w:r w:rsidR="005B13CF" w:rsidRPr="00E45913">
              <w:rPr>
                <w:rFonts w:ascii="Figtree" w:hAnsi="Figtree" w:cs="Arial"/>
                <w:sz w:val="20"/>
                <w:szCs w:val="20"/>
              </w:rPr>
              <w:t xml:space="preserve">new </w:t>
            </w:r>
            <w:r w:rsidRPr="00E45913">
              <w:rPr>
                <w:rFonts w:ascii="Figtree" w:hAnsi="Figtree" w:cs="Arial"/>
                <w:sz w:val="20"/>
                <w:szCs w:val="20"/>
              </w:rPr>
              <w:t>interest rate payable</w:t>
            </w:r>
            <w:r w:rsidR="00466FF5" w:rsidRPr="00E45913">
              <w:rPr>
                <w:rFonts w:ascii="Figtree" w:hAnsi="Figtree" w:cs="Arial"/>
                <w:sz w:val="20"/>
                <w:szCs w:val="20"/>
              </w:rPr>
              <w:t xml:space="preserve"> for new borrowing</w:t>
            </w:r>
            <w:r w:rsidRPr="00E45913">
              <w:rPr>
                <w:rFonts w:ascii="Figtree" w:hAnsi="Figtree" w:cs="Arial"/>
                <w:sz w:val="20"/>
                <w:szCs w:val="20"/>
              </w:rPr>
              <w:t xml:space="preserve"> at the time</w:t>
            </w:r>
            <w:r w:rsidR="00466FF5" w:rsidRPr="00E45913">
              <w:rPr>
                <w:rFonts w:ascii="Figtree" w:hAnsi="Figtree" w:cs="Arial"/>
                <w:sz w:val="20"/>
                <w:szCs w:val="20"/>
              </w:rPr>
              <w:t>. This interest rate will be set out in the Offer that we give you for that cash advance,</w:t>
            </w:r>
            <w:r w:rsidR="005B13CF" w:rsidRPr="00E45913">
              <w:rPr>
                <w:rFonts w:ascii="Figtree" w:hAnsi="Figtree" w:cs="Arial"/>
                <w:sz w:val="20"/>
                <w:szCs w:val="20"/>
              </w:rPr>
              <w:t xml:space="preserve"> and</w:t>
            </w:r>
            <w:r w:rsidRPr="00E45913">
              <w:rPr>
                <w:rFonts w:ascii="Figtree" w:hAnsi="Figtree" w:cs="Arial"/>
                <w:sz w:val="20"/>
                <w:szCs w:val="20"/>
              </w:rPr>
              <w:t xml:space="preserve"> will be fixed for the lifetime of the loan.</w:t>
            </w:r>
            <w:r w:rsidR="006E640C" w:rsidRPr="006E640C">
              <w:rPr>
                <w:rFonts w:ascii="Figtree" w:hAnsi="Figtree" w:cs="Arial"/>
                <w:sz w:val="20"/>
                <w:szCs w:val="20"/>
                <w:highlight w:val="yellow"/>
              </w:rPr>
              <w:t>)</w:t>
            </w:r>
            <w:r w:rsidR="002024F8" w:rsidRPr="00E45913">
              <w:rPr>
                <w:rFonts w:ascii="Figtree" w:hAnsi="Figtree" w:cs="Arial"/>
                <w:sz w:val="20"/>
                <w:szCs w:val="20"/>
              </w:rPr>
              <w:t xml:space="preserve">  </w:t>
            </w:r>
            <w:r w:rsidR="004E2D0F" w:rsidRPr="00CE7CAA">
              <w:rPr>
                <w:rFonts w:ascii="Figtree" w:hAnsi="Figtree" w:cs="Arial"/>
                <w:sz w:val="20"/>
                <w:szCs w:val="20"/>
                <w:highlight w:val="yellow"/>
              </w:rPr>
              <w:t>(If</w:t>
            </w:r>
            <w:r w:rsidR="00CE7CAA" w:rsidRPr="00CE7CAA">
              <w:rPr>
                <w:rFonts w:ascii="Figtree" w:hAnsi="Figtree" w:cs="Arial"/>
                <w:sz w:val="20"/>
                <w:szCs w:val="20"/>
                <w:highlight w:val="yellow"/>
              </w:rPr>
              <w:t xml:space="preserve"> DrawdownAmount &gt;0 AND FunderCode = RL show:</w:t>
            </w:r>
            <w:r w:rsidR="002024F8" w:rsidRPr="00E45913">
              <w:rPr>
                <w:rFonts w:ascii="Figtree" w:hAnsi="Figtree" w:cs="Arial"/>
                <w:sz w:val="20"/>
                <w:szCs w:val="20"/>
              </w:rPr>
              <w:t xml:space="preserve">Any cash advances will be subject to the new interest rate payable at the time which will be set out in the Offer that we give you for that cash advance, and will be based on your then age and the value of your property relative to your total outstanding balance and any unutilised </w:t>
            </w:r>
            <w:r w:rsidR="008B2239">
              <w:rPr>
                <w:rFonts w:ascii="Figtree" w:hAnsi="Figtree" w:cs="Arial"/>
                <w:sz w:val="20"/>
                <w:szCs w:val="20"/>
              </w:rPr>
              <w:t>drawdown</w:t>
            </w:r>
            <w:r w:rsidR="002024F8" w:rsidRPr="00E45913">
              <w:rPr>
                <w:rFonts w:ascii="Figtree" w:hAnsi="Figtree" w:cs="Arial"/>
                <w:sz w:val="20"/>
                <w:szCs w:val="20"/>
              </w:rPr>
              <w:t xml:space="preserve"> facility, and which will then be fixed for the lifetime of the loan.</w:t>
            </w:r>
            <w:r w:rsidR="00CE7CAA" w:rsidRPr="00CE7CAA">
              <w:rPr>
                <w:rFonts w:ascii="Figtree" w:hAnsi="Figtree" w:cs="Arial"/>
                <w:sz w:val="20"/>
                <w:szCs w:val="20"/>
                <w:highlight w:val="yellow"/>
              </w:rPr>
              <w:t>)</w:t>
            </w:r>
          </w:p>
          <w:p w14:paraId="349740CC" w14:textId="515A3E23" w:rsidR="00BB1AB7" w:rsidRPr="00E45913" w:rsidRDefault="00BB1AB7">
            <w:pPr>
              <w:autoSpaceDE w:val="0"/>
              <w:autoSpaceDN w:val="0"/>
              <w:adjustRightInd w:val="0"/>
              <w:spacing w:after="0" w:line="240" w:lineRule="auto"/>
              <w:rPr>
                <w:rFonts w:ascii="Figtree" w:hAnsi="Figtree" w:cs="Arial"/>
                <w:sz w:val="20"/>
                <w:szCs w:val="20"/>
              </w:rPr>
            </w:pPr>
          </w:p>
          <w:p w14:paraId="299DA522" w14:textId="1673C275" w:rsidR="00BB1AB7" w:rsidRPr="00E45913" w:rsidRDefault="00376E26">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 xml:space="preserve">We have based this illustration on an estimated term of </w:t>
            </w:r>
            <w:r w:rsidR="002673DF" w:rsidRPr="00ED14F1">
              <w:rPr>
                <w:rFonts w:ascii="Figtree" w:hAnsi="Figtree" w:cs="Arial"/>
                <w:sz w:val="20"/>
                <w:szCs w:val="20"/>
                <w:highlight w:val="red"/>
              </w:rPr>
              <w:t>&lt;&lt;</w:t>
            </w:r>
            <w:r w:rsidR="00B46A04" w:rsidRPr="00ED14F1">
              <w:rPr>
                <w:rFonts w:ascii="Figtree" w:hAnsi="Figtree" w:cs="Arial"/>
                <w:sz w:val="20"/>
                <w:szCs w:val="20"/>
                <w:highlight w:val="red"/>
              </w:rPr>
              <w:t>OverallTermYears</w:t>
            </w:r>
            <w:r w:rsidR="002673DF" w:rsidRPr="00ED14F1">
              <w:rPr>
                <w:rFonts w:ascii="Figtree" w:hAnsi="Figtree" w:cs="Arial"/>
                <w:sz w:val="20"/>
                <w:szCs w:val="20"/>
                <w:highlight w:val="red"/>
              </w:rPr>
              <w:t>&gt;&gt;</w:t>
            </w:r>
            <w:r w:rsidRPr="00E45913">
              <w:rPr>
                <w:rFonts w:ascii="Figtree" w:hAnsi="Figtree" w:cs="Arial"/>
                <w:sz w:val="20"/>
                <w:szCs w:val="20"/>
              </w:rPr>
              <w:t xml:space="preserve"> years, but remember that the term of this lifetime mortgage is not fixed and could be longer or shorter than </w:t>
            </w:r>
            <w:r w:rsidR="002673DF" w:rsidRPr="00ED14F1">
              <w:rPr>
                <w:rFonts w:ascii="Figtree" w:hAnsi="Figtree" w:cs="Arial"/>
                <w:sz w:val="20"/>
                <w:szCs w:val="20"/>
                <w:highlight w:val="red"/>
              </w:rPr>
              <w:t>&lt;&lt;</w:t>
            </w:r>
            <w:r w:rsidR="00771C48" w:rsidRPr="00ED14F1">
              <w:rPr>
                <w:rFonts w:ascii="Figtree" w:hAnsi="Figtree" w:cs="Arial"/>
                <w:sz w:val="20"/>
                <w:szCs w:val="20"/>
                <w:highlight w:val="red"/>
              </w:rPr>
              <w:t>OverallTermYears</w:t>
            </w:r>
            <w:r w:rsidR="002673DF" w:rsidRPr="00ED14F1">
              <w:rPr>
                <w:rFonts w:ascii="Figtree" w:hAnsi="Figtree" w:cs="Arial"/>
                <w:sz w:val="20"/>
                <w:szCs w:val="20"/>
                <w:highlight w:val="red"/>
              </w:rPr>
              <w:t>&gt;&gt;</w:t>
            </w:r>
            <w:r w:rsidRPr="00E45913">
              <w:rPr>
                <w:rFonts w:ascii="Figtree" w:hAnsi="Figtree" w:cs="Arial"/>
                <w:sz w:val="20"/>
                <w:szCs w:val="20"/>
              </w:rPr>
              <w:t xml:space="preserve"> years. If you are still living in your home at the end of </w:t>
            </w:r>
            <w:r w:rsidR="002673DF" w:rsidRPr="00ED14F1">
              <w:rPr>
                <w:rFonts w:ascii="Figtree" w:hAnsi="Figtree" w:cs="Arial"/>
                <w:sz w:val="20"/>
                <w:szCs w:val="20"/>
                <w:highlight w:val="red"/>
              </w:rPr>
              <w:t>&lt;&lt;</w:t>
            </w:r>
            <w:r w:rsidR="00771C48" w:rsidRPr="00ED14F1">
              <w:rPr>
                <w:rFonts w:ascii="Figtree" w:hAnsi="Figtree" w:cs="Arial"/>
                <w:sz w:val="20"/>
                <w:szCs w:val="20"/>
                <w:highlight w:val="red"/>
              </w:rPr>
              <w:t>OverallTermYears</w:t>
            </w:r>
            <w:r w:rsidR="002673DF" w:rsidRPr="00ED14F1">
              <w:rPr>
                <w:rFonts w:ascii="Figtree" w:hAnsi="Figtree" w:cs="Arial"/>
                <w:sz w:val="20"/>
                <w:szCs w:val="20"/>
                <w:highlight w:val="red"/>
              </w:rPr>
              <w:t>&gt;&gt;</w:t>
            </w:r>
            <w:r w:rsidRPr="00E45913">
              <w:rPr>
                <w:rFonts w:ascii="Figtree" w:hAnsi="Figtree" w:cs="Arial"/>
                <w:sz w:val="20"/>
                <w:szCs w:val="20"/>
              </w:rPr>
              <w:t xml:space="preserve"> years, the lifetime mortgage will continue to run.</w:t>
            </w:r>
          </w:p>
          <w:p w14:paraId="1FD4C6B8" w14:textId="77777777" w:rsidR="00BB1AB7" w:rsidRPr="00E45913" w:rsidRDefault="00BB1AB7">
            <w:pPr>
              <w:autoSpaceDE w:val="0"/>
              <w:autoSpaceDN w:val="0"/>
              <w:adjustRightInd w:val="0"/>
              <w:spacing w:after="0" w:line="240" w:lineRule="auto"/>
              <w:rPr>
                <w:rFonts w:ascii="Figtree" w:hAnsi="Figtree" w:cs="Arial"/>
                <w:sz w:val="20"/>
                <w:szCs w:val="20"/>
              </w:rPr>
            </w:pPr>
          </w:p>
          <w:p w14:paraId="26D05AE8" w14:textId="3DCAA029" w:rsidR="00F05095" w:rsidRPr="00E45913" w:rsidRDefault="00F05095" w:rsidP="008C3A5D">
            <w:pPr>
              <w:autoSpaceDE w:val="0"/>
              <w:autoSpaceDN w:val="0"/>
              <w:adjustRightInd w:val="0"/>
              <w:spacing w:line="240" w:lineRule="auto"/>
              <w:rPr>
                <w:rFonts w:ascii="Figtree" w:hAnsi="Figtree" w:cs="Arial"/>
                <w:sz w:val="20"/>
                <w:szCs w:val="20"/>
              </w:rPr>
            </w:pPr>
            <w:r w:rsidRPr="00E45913">
              <w:rPr>
                <w:rFonts w:ascii="Figtree" w:hAnsi="Figtree" w:cs="Arial"/>
                <w:sz w:val="20"/>
                <w:szCs w:val="20"/>
              </w:rPr>
              <w:t xml:space="preserve">During this lifetime mortgage you must live in the property as </w:t>
            </w:r>
            <w:r w:rsidR="00EE65B3" w:rsidRPr="00E45913">
              <w:rPr>
                <w:rFonts w:ascii="Figtree" w:hAnsi="Figtree" w:cs="Arial"/>
                <w:sz w:val="20"/>
                <w:szCs w:val="20"/>
              </w:rPr>
              <w:t>y</w:t>
            </w:r>
            <w:r w:rsidRPr="00E45913">
              <w:rPr>
                <w:rFonts w:ascii="Figtree" w:hAnsi="Figtree" w:cs="Arial"/>
                <w:sz w:val="20"/>
                <w:szCs w:val="20"/>
              </w:rPr>
              <w:t>our main home and if you are going to be absent for a period of three months or more, you must notify us and obtain our prior written consent in advance.</w:t>
            </w:r>
          </w:p>
          <w:p w14:paraId="40D8519E" w14:textId="77777777" w:rsidR="00BB1AB7" w:rsidRPr="00E45913" w:rsidRDefault="00376E26">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The loan, accrued interest and charges that may be due, become payable out of the proceeds from the sale of your home under the following circumstances;</w:t>
            </w:r>
          </w:p>
          <w:p w14:paraId="45BFECE5" w14:textId="77777777" w:rsidR="00BB1AB7" w:rsidRPr="00E45913" w:rsidRDefault="00BB1AB7">
            <w:pPr>
              <w:autoSpaceDE w:val="0"/>
              <w:autoSpaceDN w:val="0"/>
              <w:adjustRightInd w:val="0"/>
              <w:spacing w:after="0" w:line="240" w:lineRule="auto"/>
              <w:rPr>
                <w:rFonts w:ascii="Figtree" w:hAnsi="Figtree" w:cs="Arial"/>
                <w:sz w:val="20"/>
                <w:szCs w:val="20"/>
              </w:rPr>
            </w:pPr>
          </w:p>
          <w:p w14:paraId="6EEFE681" w14:textId="77777777" w:rsidR="00BB1AB7" w:rsidRPr="00E45913" w:rsidRDefault="00376E26" w:rsidP="007C4702">
            <w:pPr>
              <w:pStyle w:val="ListParagraph"/>
              <w:numPr>
                <w:ilvl w:val="0"/>
                <w:numId w:val="9"/>
              </w:numPr>
              <w:spacing w:after="120" w:line="240" w:lineRule="auto"/>
              <w:rPr>
                <w:rFonts w:ascii="Figtree" w:hAnsi="Figtree" w:cs="Arial"/>
                <w:sz w:val="20"/>
                <w:szCs w:val="20"/>
              </w:rPr>
            </w:pPr>
            <w:r w:rsidRPr="00E45913">
              <w:rPr>
                <w:rFonts w:ascii="Figtree" w:hAnsi="Figtree" w:cs="Arial"/>
                <w:sz w:val="20"/>
                <w:szCs w:val="20"/>
              </w:rPr>
              <w:t>On your death, or (if joint borrowers) on the death of the last borrower.</w:t>
            </w:r>
          </w:p>
          <w:p w14:paraId="046AD07D" w14:textId="77777777" w:rsidR="00BB1AB7" w:rsidRPr="00E45913" w:rsidRDefault="00376E26" w:rsidP="007C4702">
            <w:pPr>
              <w:pStyle w:val="ListParagraph"/>
              <w:numPr>
                <w:ilvl w:val="0"/>
                <w:numId w:val="9"/>
              </w:numPr>
              <w:spacing w:after="120" w:line="240" w:lineRule="auto"/>
              <w:rPr>
                <w:rFonts w:ascii="Figtree" w:hAnsi="Figtree" w:cs="Arial"/>
                <w:sz w:val="20"/>
                <w:szCs w:val="20"/>
              </w:rPr>
            </w:pPr>
            <w:r w:rsidRPr="00E45913">
              <w:rPr>
                <w:rFonts w:ascii="Figtree" w:hAnsi="Figtree" w:cs="Arial"/>
                <w:sz w:val="20"/>
                <w:szCs w:val="20"/>
              </w:rPr>
              <w:t>If you move home and transferring this lifetime mortgage to the new property does not meet our lending conditions.</w:t>
            </w:r>
          </w:p>
          <w:p w14:paraId="10CCF500" w14:textId="313515AF" w:rsidR="00BB1AB7" w:rsidRPr="00E45913" w:rsidRDefault="00376E26" w:rsidP="007C4702">
            <w:pPr>
              <w:pStyle w:val="ListParagraph"/>
              <w:numPr>
                <w:ilvl w:val="0"/>
                <w:numId w:val="9"/>
              </w:numPr>
              <w:spacing w:after="120" w:line="240" w:lineRule="auto"/>
              <w:rPr>
                <w:rFonts w:ascii="Figtree" w:hAnsi="Figtree" w:cs="Arial"/>
                <w:sz w:val="20"/>
                <w:szCs w:val="20"/>
              </w:rPr>
            </w:pPr>
            <w:r w:rsidRPr="00E45913">
              <w:rPr>
                <w:rFonts w:ascii="Figtree" w:hAnsi="Figtree" w:cs="Arial"/>
                <w:sz w:val="20"/>
                <w:szCs w:val="20"/>
              </w:rPr>
              <w:t xml:space="preserve">If you </w:t>
            </w:r>
            <w:r w:rsidR="00633080" w:rsidRPr="00E45913">
              <w:rPr>
                <w:rFonts w:ascii="Figtree" w:hAnsi="Figtree" w:cs="Arial"/>
                <w:sz w:val="20"/>
                <w:szCs w:val="20"/>
              </w:rPr>
              <w:t xml:space="preserve">(or in the case of joint borrowers, the last borrower) </w:t>
            </w:r>
            <w:r w:rsidRPr="00E45913">
              <w:rPr>
                <w:rFonts w:ascii="Figtree" w:hAnsi="Figtree" w:cs="Arial"/>
                <w:sz w:val="20"/>
                <w:szCs w:val="20"/>
              </w:rPr>
              <w:t xml:space="preserve">move </w:t>
            </w:r>
            <w:r w:rsidR="00F05095" w:rsidRPr="00E45913">
              <w:rPr>
                <w:rFonts w:ascii="Figtree" w:hAnsi="Figtree" w:cs="Arial"/>
                <w:sz w:val="20"/>
                <w:szCs w:val="20"/>
              </w:rPr>
              <w:t xml:space="preserve">permanently </w:t>
            </w:r>
            <w:r w:rsidRPr="00E45913">
              <w:rPr>
                <w:rFonts w:ascii="Figtree" w:hAnsi="Figtree" w:cs="Arial"/>
                <w:sz w:val="20"/>
                <w:szCs w:val="20"/>
              </w:rPr>
              <w:t xml:space="preserve">into </w:t>
            </w:r>
            <w:r w:rsidR="00F05095" w:rsidRPr="00E45913">
              <w:rPr>
                <w:rFonts w:ascii="Figtree" w:hAnsi="Figtree" w:cs="Arial"/>
                <w:sz w:val="20"/>
                <w:szCs w:val="20"/>
              </w:rPr>
              <w:t xml:space="preserve">a </w:t>
            </w:r>
            <w:r w:rsidRPr="00E45913">
              <w:rPr>
                <w:rFonts w:ascii="Figtree" w:hAnsi="Figtree" w:cs="Arial"/>
                <w:sz w:val="20"/>
                <w:szCs w:val="20"/>
              </w:rPr>
              <w:t>residential care</w:t>
            </w:r>
            <w:r w:rsidR="00F05095" w:rsidRPr="00E45913">
              <w:rPr>
                <w:rFonts w:ascii="Figtree" w:hAnsi="Figtree" w:cs="Arial"/>
                <w:sz w:val="20"/>
                <w:szCs w:val="20"/>
              </w:rPr>
              <w:t xml:space="preserve"> home</w:t>
            </w:r>
            <w:r w:rsidRPr="00E45913">
              <w:rPr>
                <w:rFonts w:ascii="Figtree" w:hAnsi="Figtree" w:cs="Arial"/>
                <w:sz w:val="20"/>
                <w:szCs w:val="20"/>
              </w:rPr>
              <w:t xml:space="preserve"> </w:t>
            </w:r>
            <w:r w:rsidR="00F05095" w:rsidRPr="00E45913">
              <w:rPr>
                <w:rFonts w:ascii="Figtree" w:hAnsi="Figtree" w:cs="Arial"/>
                <w:sz w:val="20"/>
                <w:szCs w:val="20"/>
              </w:rPr>
              <w:t>or to live with relatives</w:t>
            </w:r>
            <w:r w:rsidRPr="00E45913">
              <w:rPr>
                <w:rFonts w:ascii="Figtree" w:hAnsi="Figtree" w:cs="Arial"/>
                <w:sz w:val="20"/>
                <w:szCs w:val="20"/>
              </w:rPr>
              <w:t xml:space="preserve">. </w:t>
            </w:r>
          </w:p>
          <w:p w14:paraId="3608735D" w14:textId="4EB011C8" w:rsidR="002024F8" w:rsidRDefault="002024F8" w:rsidP="002024F8">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 xml:space="preserve">Any money left over, </w:t>
            </w:r>
            <w:r w:rsidR="00B569DC" w:rsidRPr="00B569DC">
              <w:rPr>
                <w:rFonts w:ascii="Figtree" w:hAnsi="Figtree" w:cs="Arial"/>
                <w:sz w:val="20"/>
                <w:szCs w:val="20"/>
                <w:highlight w:val="yellow"/>
              </w:rPr>
              <w:t>(if RedemptionFee &gt;0 show:</w:t>
            </w:r>
            <w:r w:rsidRPr="00E45913">
              <w:rPr>
                <w:rFonts w:ascii="Figtree" w:hAnsi="Figtree" w:cs="Arial"/>
                <w:sz w:val="20"/>
                <w:szCs w:val="20"/>
              </w:rPr>
              <w:t>after the payment of the redemption fee,</w:t>
            </w:r>
            <w:r w:rsidR="00812E3B" w:rsidRPr="00812E3B">
              <w:rPr>
                <w:rFonts w:ascii="Figtree" w:hAnsi="Figtree" w:cs="Arial"/>
                <w:sz w:val="20"/>
                <w:szCs w:val="20"/>
                <w:highlight w:val="yellow"/>
              </w:rPr>
              <w:t>)</w:t>
            </w:r>
            <w:r w:rsidRPr="00E45913">
              <w:rPr>
                <w:rFonts w:ascii="Figtree" w:hAnsi="Figtree" w:cs="Arial"/>
                <w:sz w:val="20"/>
                <w:szCs w:val="20"/>
              </w:rPr>
              <w:t xml:space="preserve"> would be paid to you or your beneficiaries.</w:t>
            </w:r>
          </w:p>
          <w:p w14:paraId="15AD2998" w14:textId="77777777" w:rsidR="0074741D" w:rsidRDefault="0074741D" w:rsidP="002024F8">
            <w:pPr>
              <w:autoSpaceDE w:val="0"/>
              <w:autoSpaceDN w:val="0"/>
              <w:adjustRightInd w:val="0"/>
              <w:spacing w:after="0" w:line="240" w:lineRule="auto"/>
              <w:rPr>
                <w:rFonts w:ascii="Figtree" w:hAnsi="Figtree" w:cs="Arial"/>
                <w:sz w:val="20"/>
                <w:szCs w:val="20"/>
              </w:rPr>
            </w:pPr>
          </w:p>
          <w:p w14:paraId="766EB04E" w14:textId="261C6C40" w:rsidR="0074741D" w:rsidRPr="00E45913" w:rsidRDefault="007309D9" w:rsidP="001F7A43">
            <w:pPr>
              <w:autoSpaceDE w:val="0"/>
              <w:autoSpaceDN w:val="0"/>
              <w:adjustRightInd w:val="0"/>
              <w:spacing w:after="0" w:line="240" w:lineRule="auto"/>
              <w:rPr>
                <w:rFonts w:ascii="Figtree" w:hAnsi="Figtree" w:cs="Arial"/>
                <w:sz w:val="20"/>
                <w:szCs w:val="20"/>
              </w:rPr>
            </w:pPr>
            <w:r w:rsidRPr="007309D9">
              <w:rPr>
                <w:rFonts w:ascii="Figtree" w:hAnsi="Figtree" w:cs="Arial"/>
                <w:sz w:val="20"/>
                <w:szCs w:val="20"/>
                <w:highlight w:val="yellow"/>
              </w:rPr>
              <w:t>(If MedicallyEnhanced = Yes show:</w:t>
            </w:r>
            <w:r w:rsidR="0074741D" w:rsidRPr="0074741D">
              <w:rPr>
                <w:rFonts w:ascii="Figtree" w:hAnsi="Figtree" w:cs="Arial"/>
                <w:sz w:val="20"/>
                <w:szCs w:val="20"/>
              </w:rPr>
              <w:t>The estimated term does not take into account information you may have provided regarding your health or lifestyle. If you would like an illustration based on a different term please contact your adviser.</w:t>
            </w:r>
            <w:r w:rsidRPr="007309D9">
              <w:rPr>
                <w:rFonts w:ascii="Figtree" w:hAnsi="Figtree" w:cs="Arial"/>
                <w:sz w:val="20"/>
                <w:szCs w:val="20"/>
                <w:highlight w:val="yellow"/>
              </w:rPr>
              <w:t>)</w:t>
            </w:r>
          </w:p>
          <w:p w14:paraId="570F3344" w14:textId="11B707A0" w:rsidR="00BB1AB7" w:rsidRPr="00E45913" w:rsidRDefault="00BB1AB7">
            <w:pPr>
              <w:autoSpaceDE w:val="0"/>
              <w:autoSpaceDN w:val="0"/>
              <w:adjustRightInd w:val="0"/>
              <w:spacing w:after="0" w:line="240" w:lineRule="auto"/>
              <w:rPr>
                <w:rFonts w:ascii="Figtree" w:hAnsi="Figtree" w:cs="Arial"/>
                <w:sz w:val="20"/>
                <w:szCs w:val="20"/>
              </w:rPr>
            </w:pPr>
          </w:p>
          <w:p w14:paraId="25C5C9EA" w14:textId="60C19AC1" w:rsidR="00D00D23" w:rsidRPr="00E45913" w:rsidRDefault="00A50438">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The maximum amount you can borrow is £</w:t>
            </w:r>
            <w:r w:rsidR="002673DF" w:rsidRPr="000338B1">
              <w:rPr>
                <w:rFonts w:ascii="Figtree" w:hAnsi="Figtree" w:cs="Arial"/>
                <w:sz w:val="20"/>
                <w:szCs w:val="20"/>
                <w:highlight w:val="yellow"/>
              </w:rPr>
              <w:t>&lt;&lt;</w:t>
            </w:r>
            <w:r w:rsidRPr="000338B1">
              <w:rPr>
                <w:rFonts w:ascii="Figtree" w:hAnsi="Figtree" w:cs="Arial"/>
                <w:sz w:val="20"/>
                <w:szCs w:val="20"/>
                <w:highlight w:val="yellow"/>
              </w:rPr>
              <w:t>M</w:t>
            </w:r>
            <w:r w:rsidR="000338B1" w:rsidRPr="000338B1">
              <w:rPr>
                <w:rFonts w:ascii="Figtree" w:hAnsi="Figtree" w:cs="Arial"/>
                <w:sz w:val="20"/>
                <w:szCs w:val="20"/>
                <w:highlight w:val="yellow"/>
              </w:rPr>
              <w:t>aximumLoanAmount</w:t>
            </w:r>
            <w:r w:rsidR="002673DF" w:rsidRPr="000338B1">
              <w:rPr>
                <w:rFonts w:ascii="Figtree" w:hAnsi="Figtree" w:cs="Arial"/>
                <w:sz w:val="20"/>
                <w:szCs w:val="20"/>
                <w:highlight w:val="yellow"/>
              </w:rPr>
              <w:t>&gt;&gt;</w:t>
            </w:r>
            <w:r w:rsidRPr="00E45913">
              <w:rPr>
                <w:rFonts w:ascii="Figtree" w:hAnsi="Figtree" w:cs="Arial"/>
                <w:sz w:val="20"/>
                <w:szCs w:val="20"/>
              </w:rPr>
              <w:t>. You have chosen a loan amount of £</w:t>
            </w:r>
            <w:r w:rsidR="00EF1CFF" w:rsidRPr="000338B1">
              <w:rPr>
                <w:rFonts w:ascii="Figtree" w:hAnsi="Figtree" w:cs="Arial"/>
                <w:sz w:val="20"/>
                <w:szCs w:val="20"/>
                <w:highlight w:val="yellow"/>
              </w:rPr>
              <w:t>&lt;&lt;</w:t>
            </w:r>
            <w:r w:rsidR="000338B1" w:rsidRPr="000338B1">
              <w:rPr>
                <w:rFonts w:ascii="Figtree" w:hAnsi="Figtree" w:cs="Arial"/>
                <w:sz w:val="20"/>
                <w:szCs w:val="20"/>
                <w:highlight w:val="yellow"/>
              </w:rPr>
              <w:t>ClientAdvance</w:t>
            </w:r>
            <w:r w:rsidR="00EF1CFF" w:rsidRPr="000338B1">
              <w:rPr>
                <w:rFonts w:ascii="Figtree" w:hAnsi="Figtree" w:cs="Arial"/>
                <w:sz w:val="20"/>
                <w:szCs w:val="20"/>
                <w:highlight w:val="yellow"/>
              </w:rPr>
              <w:t>&gt;&gt;</w:t>
            </w:r>
            <w:r w:rsidRPr="00E45913">
              <w:rPr>
                <w:rFonts w:ascii="Figtree" w:hAnsi="Figtree" w:cs="Arial"/>
                <w:sz w:val="20"/>
                <w:szCs w:val="20"/>
              </w:rPr>
              <w:t xml:space="preserve">. </w:t>
            </w:r>
            <w:r w:rsidR="00477194" w:rsidRPr="005A16DA">
              <w:rPr>
                <w:rFonts w:ascii="Figtree" w:hAnsi="Figtree" w:cs="Arial"/>
                <w:sz w:val="20"/>
                <w:szCs w:val="20"/>
                <w:highlight w:val="yellow"/>
              </w:rPr>
              <w:t>(If DrawdownAmount &gt;0 show:</w:t>
            </w:r>
            <w:r w:rsidRPr="00E45913">
              <w:rPr>
                <w:rFonts w:ascii="Figtree" w:hAnsi="Figtree" w:cs="Arial"/>
                <w:sz w:val="20"/>
                <w:szCs w:val="20"/>
              </w:rPr>
              <w:t xml:space="preserve">The amount in your </w:t>
            </w:r>
            <w:r w:rsidR="008B2239">
              <w:rPr>
                <w:rFonts w:ascii="Figtree" w:hAnsi="Figtree" w:cs="Arial"/>
                <w:sz w:val="20"/>
                <w:szCs w:val="20"/>
              </w:rPr>
              <w:t>drawdown</w:t>
            </w:r>
            <w:r w:rsidRPr="00E45913">
              <w:rPr>
                <w:rFonts w:ascii="Figtree" w:hAnsi="Figtree" w:cs="Arial"/>
                <w:sz w:val="20"/>
                <w:szCs w:val="20"/>
              </w:rPr>
              <w:t xml:space="preserve"> facility will be £</w:t>
            </w:r>
            <w:r w:rsidR="002673DF" w:rsidRPr="00477194">
              <w:rPr>
                <w:rFonts w:ascii="Figtree" w:hAnsi="Figtree" w:cs="Arial"/>
                <w:sz w:val="20"/>
                <w:szCs w:val="20"/>
                <w:highlight w:val="yellow"/>
              </w:rPr>
              <w:t>&lt;&lt;</w:t>
            </w:r>
            <w:r w:rsidR="00477194" w:rsidRPr="00477194">
              <w:rPr>
                <w:rFonts w:ascii="Figtree" w:hAnsi="Figtree" w:cs="Arial"/>
                <w:sz w:val="20"/>
                <w:szCs w:val="20"/>
                <w:highlight w:val="yellow"/>
              </w:rPr>
              <w:t>DrawdownAmount</w:t>
            </w:r>
            <w:r w:rsidR="002673DF" w:rsidRPr="00477194">
              <w:rPr>
                <w:rFonts w:ascii="Figtree" w:hAnsi="Figtree" w:cs="Arial"/>
                <w:sz w:val="20"/>
                <w:szCs w:val="20"/>
                <w:highlight w:val="yellow"/>
              </w:rPr>
              <w:t>&gt;&gt;</w:t>
            </w:r>
            <w:r w:rsidRPr="00E45913">
              <w:rPr>
                <w:rFonts w:ascii="Figtree" w:hAnsi="Figtree" w:cs="Arial"/>
                <w:sz w:val="20"/>
                <w:szCs w:val="20"/>
              </w:rPr>
              <w:t>.</w:t>
            </w:r>
            <w:r w:rsidR="005A16DA" w:rsidRPr="005A16DA">
              <w:rPr>
                <w:rFonts w:ascii="Figtree" w:hAnsi="Figtree" w:cs="Arial"/>
                <w:sz w:val="20"/>
                <w:szCs w:val="20"/>
                <w:highlight w:val="yellow"/>
              </w:rPr>
              <w:t>)</w:t>
            </w:r>
            <w:r w:rsidRPr="00E45913">
              <w:rPr>
                <w:rFonts w:ascii="Figtree" w:hAnsi="Figtree" w:cs="Arial"/>
                <w:sz w:val="20"/>
                <w:szCs w:val="20"/>
              </w:rPr>
              <w:t> If you change the loan amount currently requested, the rate of interest may also change.  If you require additional funds you may apply for further secured borrowing at any time subject to availability – see Section 14 for details.</w:t>
            </w:r>
          </w:p>
          <w:p w14:paraId="7D2EAE50" w14:textId="77777777" w:rsidR="00BB1AB7" w:rsidRPr="00E45913" w:rsidRDefault="00BB1AB7">
            <w:pPr>
              <w:autoSpaceDE w:val="0"/>
              <w:autoSpaceDN w:val="0"/>
              <w:adjustRightInd w:val="0"/>
              <w:spacing w:after="0" w:line="240" w:lineRule="auto"/>
              <w:rPr>
                <w:rFonts w:ascii="Figtree" w:hAnsi="Figtree" w:cs="Arial"/>
                <w:b/>
                <w:sz w:val="8"/>
                <w:szCs w:val="8"/>
              </w:rPr>
            </w:pPr>
          </w:p>
        </w:tc>
      </w:tr>
    </w:tbl>
    <w:p w14:paraId="382C482D" w14:textId="77777777" w:rsidR="00BB1AB7" w:rsidRPr="00E45913" w:rsidRDefault="00BB1AB7">
      <w:pPr>
        <w:autoSpaceDE w:val="0"/>
        <w:autoSpaceDN w:val="0"/>
        <w:adjustRightInd w:val="0"/>
        <w:spacing w:after="0" w:line="240" w:lineRule="auto"/>
        <w:rPr>
          <w:rFonts w:ascii="Figtree" w:hAnsi="Figtree" w:cs="Arial"/>
          <w:sz w:val="20"/>
          <w:szCs w:val="20"/>
        </w:rPr>
      </w:pPr>
    </w:p>
    <w:p w14:paraId="15D9B8ED" w14:textId="77777777" w:rsidR="00BB1AB7" w:rsidRPr="00E45913" w:rsidRDefault="00BB1AB7">
      <w:pPr>
        <w:autoSpaceDE w:val="0"/>
        <w:autoSpaceDN w:val="0"/>
        <w:adjustRightInd w:val="0"/>
        <w:spacing w:after="0" w:line="240" w:lineRule="auto"/>
        <w:rPr>
          <w:rFonts w:ascii="Figtree" w:hAnsi="Figtree" w:cs="Arial"/>
          <w:sz w:val="20"/>
          <w:szCs w:val="20"/>
        </w:rPr>
      </w:pPr>
    </w:p>
    <w:tbl>
      <w:tblPr>
        <w:tblW w:w="9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79"/>
        <w:gridCol w:w="2869"/>
      </w:tblGrid>
      <w:tr w:rsidR="00BB1AB7" w:rsidRPr="00E45913" w14:paraId="55D90DCC" w14:textId="77777777">
        <w:trPr>
          <w:trHeight w:val="236"/>
        </w:trPr>
        <w:tc>
          <w:tcPr>
            <w:tcW w:w="9248" w:type="dxa"/>
            <w:gridSpan w:val="2"/>
            <w:shd w:val="clear" w:color="auto" w:fill="9CC2E5" w:themeFill="accent1" w:themeFillTint="99"/>
            <w:vAlign w:val="center"/>
          </w:tcPr>
          <w:p w14:paraId="4F443B77" w14:textId="77777777" w:rsidR="00BB1AB7" w:rsidRPr="00E45913" w:rsidRDefault="00BB1AB7">
            <w:pPr>
              <w:autoSpaceDE w:val="0"/>
              <w:autoSpaceDN w:val="0"/>
              <w:adjustRightInd w:val="0"/>
              <w:spacing w:after="0" w:line="240" w:lineRule="auto"/>
              <w:rPr>
                <w:rFonts w:ascii="Figtree" w:hAnsi="Figtree" w:cs="Arial"/>
                <w:b/>
                <w:sz w:val="8"/>
                <w:szCs w:val="8"/>
              </w:rPr>
            </w:pPr>
          </w:p>
          <w:p w14:paraId="07AA154F" w14:textId="77777777" w:rsidR="00BB1AB7" w:rsidRPr="00E45913" w:rsidRDefault="00376E26">
            <w:pPr>
              <w:autoSpaceDE w:val="0"/>
              <w:autoSpaceDN w:val="0"/>
              <w:adjustRightInd w:val="0"/>
              <w:spacing w:after="0" w:line="240" w:lineRule="auto"/>
              <w:rPr>
                <w:rFonts w:ascii="Figtree" w:hAnsi="Figtree" w:cs="Arial"/>
                <w:b/>
                <w:sz w:val="20"/>
                <w:szCs w:val="20"/>
              </w:rPr>
            </w:pPr>
            <w:r w:rsidRPr="00E45913">
              <w:rPr>
                <w:rFonts w:ascii="Figtree" w:hAnsi="Figtree" w:cs="Arial"/>
                <w:b/>
                <w:sz w:val="20"/>
                <w:szCs w:val="20"/>
              </w:rPr>
              <w:t>6. Benefits</w:t>
            </w:r>
          </w:p>
          <w:p w14:paraId="23001958" w14:textId="77777777" w:rsidR="00BB1AB7" w:rsidRPr="00E45913" w:rsidRDefault="00BB1AB7">
            <w:pPr>
              <w:autoSpaceDE w:val="0"/>
              <w:autoSpaceDN w:val="0"/>
              <w:adjustRightInd w:val="0"/>
              <w:spacing w:after="0" w:line="240" w:lineRule="auto"/>
              <w:rPr>
                <w:rFonts w:ascii="Figtree" w:hAnsi="Figtree" w:cs="Arial"/>
                <w:b/>
                <w:sz w:val="8"/>
                <w:szCs w:val="8"/>
              </w:rPr>
            </w:pPr>
          </w:p>
        </w:tc>
      </w:tr>
      <w:tr w:rsidR="00BB1AB7" w:rsidRPr="00E45913" w14:paraId="3D0F4EC8" w14:textId="77777777">
        <w:tc>
          <w:tcPr>
            <w:tcW w:w="6811" w:type="dxa"/>
            <w:vAlign w:val="center"/>
          </w:tcPr>
          <w:p w14:paraId="02F33A3B" w14:textId="2A5CC9A1" w:rsidR="00BB1AB7" w:rsidRPr="00E45913" w:rsidRDefault="00376E26">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This lifetime mortgage will provide a lump sum of</w:t>
            </w:r>
          </w:p>
          <w:p w14:paraId="480DAB38" w14:textId="77777777" w:rsidR="00BB1AB7" w:rsidRPr="00E45913" w:rsidRDefault="00BB1AB7">
            <w:pPr>
              <w:autoSpaceDE w:val="0"/>
              <w:autoSpaceDN w:val="0"/>
              <w:adjustRightInd w:val="0"/>
              <w:spacing w:after="0" w:line="240" w:lineRule="auto"/>
              <w:rPr>
                <w:rFonts w:ascii="Figtree" w:hAnsi="Figtree" w:cs="Arial"/>
                <w:sz w:val="20"/>
                <w:szCs w:val="20"/>
              </w:rPr>
            </w:pPr>
          </w:p>
          <w:p w14:paraId="4F6E6F9E" w14:textId="69202FC5" w:rsidR="00BB1AB7" w:rsidRPr="00E45913" w:rsidRDefault="004F1308">
            <w:pPr>
              <w:autoSpaceDE w:val="0"/>
              <w:autoSpaceDN w:val="0"/>
              <w:adjustRightInd w:val="0"/>
              <w:spacing w:after="0" w:line="240" w:lineRule="auto"/>
              <w:rPr>
                <w:rFonts w:ascii="Figtree" w:hAnsi="Figtree" w:cs="Arial"/>
                <w:b/>
                <w:sz w:val="8"/>
                <w:szCs w:val="8"/>
              </w:rPr>
            </w:pPr>
            <w:r w:rsidRPr="004F1308">
              <w:rPr>
                <w:rFonts w:ascii="Figtree" w:hAnsi="Figtree" w:cs="Arial"/>
                <w:sz w:val="20"/>
                <w:szCs w:val="20"/>
                <w:highlight w:val="yellow"/>
              </w:rPr>
              <w:t>(If DrawdownAmount &gt;0 show:</w:t>
            </w:r>
            <w:r w:rsidR="00376E26" w:rsidRPr="00E45913">
              <w:rPr>
                <w:rFonts w:ascii="Figtree" w:hAnsi="Figtree" w:cs="Arial"/>
                <w:sz w:val="20"/>
                <w:szCs w:val="20"/>
              </w:rPr>
              <w:t xml:space="preserve">Your remaining </w:t>
            </w:r>
            <w:r w:rsidR="008B2239">
              <w:rPr>
                <w:rFonts w:ascii="Figtree" w:hAnsi="Figtree" w:cs="Arial"/>
                <w:sz w:val="20"/>
                <w:szCs w:val="20"/>
              </w:rPr>
              <w:t>drawdown</w:t>
            </w:r>
            <w:r w:rsidR="00376E26" w:rsidRPr="00E45913">
              <w:rPr>
                <w:rFonts w:ascii="Figtree" w:hAnsi="Figtree" w:cs="Arial"/>
                <w:sz w:val="20"/>
                <w:szCs w:val="20"/>
              </w:rPr>
              <w:t xml:space="preserve"> facility is</w:t>
            </w:r>
            <w:r w:rsidRPr="004F1308">
              <w:rPr>
                <w:rFonts w:ascii="Figtree" w:hAnsi="Figtree" w:cs="Arial"/>
                <w:sz w:val="20"/>
                <w:szCs w:val="20"/>
                <w:highlight w:val="yellow"/>
              </w:rPr>
              <w:t>)</w:t>
            </w:r>
          </w:p>
        </w:tc>
        <w:tc>
          <w:tcPr>
            <w:tcW w:w="2437" w:type="dxa"/>
            <w:vAlign w:val="center"/>
          </w:tcPr>
          <w:p w14:paraId="5ABCDCEF" w14:textId="34B4039D" w:rsidR="00BB1AB7" w:rsidRPr="00E45913" w:rsidRDefault="00376E26">
            <w:pPr>
              <w:autoSpaceDE w:val="0"/>
              <w:autoSpaceDN w:val="0"/>
              <w:adjustRightInd w:val="0"/>
              <w:spacing w:after="0" w:line="240" w:lineRule="auto"/>
              <w:rPr>
                <w:rFonts w:ascii="Figtree" w:hAnsi="Figtree" w:cs="Arial"/>
                <w:b/>
                <w:sz w:val="20"/>
                <w:szCs w:val="20"/>
              </w:rPr>
            </w:pPr>
            <w:r w:rsidRPr="00E45913">
              <w:rPr>
                <w:rFonts w:ascii="Figtree" w:hAnsi="Figtree" w:cs="Arial"/>
                <w:b/>
                <w:sz w:val="20"/>
                <w:szCs w:val="20"/>
              </w:rPr>
              <w:t>£</w:t>
            </w:r>
            <w:r w:rsidR="00EF1CFF" w:rsidRPr="005A16DA">
              <w:rPr>
                <w:rFonts w:ascii="Figtree" w:hAnsi="Figtree" w:cs="Arial"/>
                <w:b/>
                <w:sz w:val="20"/>
                <w:szCs w:val="20"/>
                <w:highlight w:val="yellow"/>
              </w:rPr>
              <w:t>&lt;&lt;</w:t>
            </w:r>
            <w:r w:rsidR="005A16DA" w:rsidRPr="005A16DA">
              <w:rPr>
                <w:rFonts w:ascii="Figtree" w:hAnsi="Figtree" w:cs="Arial"/>
                <w:b/>
                <w:sz w:val="20"/>
                <w:szCs w:val="20"/>
                <w:highlight w:val="yellow"/>
              </w:rPr>
              <w:t>ClientAdvance</w:t>
            </w:r>
            <w:r w:rsidR="00EF1CFF" w:rsidRPr="005A16DA">
              <w:rPr>
                <w:rFonts w:ascii="Figtree" w:hAnsi="Figtree" w:cs="Arial"/>
                <w:b/>
                <w:sz w:val="20"/>
                <w:szCs w:val="20"/>
                <w:highlight w:val="yellow"/>
              </w:rPr>
              <w:t>&gt;&gt;</w:t>
            </w:r>
          </w:p>
          <w:p w14:paraId="1A74A32E" w14:textId="77777777" w:rsidR="00BB1AB7" w:rsidRPr="00E45913" w:rsidRDefault="00BB1AB7">
            <w:pPr>
              <w:autoSpaceDE w:val="0"/>
              <w:autoSpaceDN w:val="0"/>
              <w:adjustRightInd w:val="0"/>
              <w:spacing w:after="0" w:line="240" w:lineRule="auto"/>
              <w:rPr>
                <w:rFonts w:ascii="Figtree" w:hAnsi="Figtree" w:cs="Arial"/>
                <w:b/>
                <w:sz w:val="20"/>
                <w:szCs w:val="20"/>
              </w:rPr>
            </w:pPr>
          </w:p>
          <w:p w14:paraId="07A4D3D6" w14:textId="4F0C17B7" w:rsidR="00BB1AB7" w:rsidRPr="00E45913" w:rsidRDefault="003D6416">
            <w:pPr>
              <w:autoSpaceDE w:val="0"/>
              <w:autoSpaceDN w:val="0"/>
              <w:adjustRightInd w:val="0"/>
              <w:spacing w:after="0" w:line="240" w:lineRule="auto"/>
              <w:rPr>
                <w:rFonts w:ascii="Figtree" w:hAnsi="Figtree" w:cs="Arial"/>
                <w:b/>
                <w:sz w:val="20"/>
                <w:szCs w:val="20"/>
              </w:rPr>
            </w:pPr>
            <w:r w:rsidRPr="003D6416">
              <w:rPr>
                <w:rFonts w:ascii="Figtree" w:hAnsi="Figtree" w:cs="Arial"/>
                <w:b/>
                <w:sz w:val="20"/>
                <w:szCs w:val="20"/>
                <w:highlight w:val="yellow"/>
              </w:rPr>
              <w:t>(If DrawdownAmount &gt;0 show:</w:t>
            </w:r>
            <w:r w:rsidR="00376E26" w:rsidRPr="00E45913">
              <w:rPr>
                <w:rFonts w:ascii="Figtree" w:hAnsi="Figtree" w:cs="Arial"/>
                <w:b/>
                <w:sz w:val="20"/>
                <w:szCs w:val="20"/>
              </w:rPr>
              <w:t>£</w:t>
            </w:r>
            <w:r w:rsidR="00EF1CFF" w:rsidRPr="005A16DA">
              <w:rPr>
                <w:rFonts w:ascii="Figtree" w:hAnsi="Figtree" w:cs="Arial"/>
                <w:b/>
                <w:sz w:val="20"/>
                <w:szCs w:val="20"/>
                <w:highlight w:val="yellow"/>
              </w:rPr>
              <w:t>&lt;&lt;</w:t>
            </w:r>
            <w:r w:rsidR="005A16DA" w:rsidRPr="005A16DA">
              <w:rPr>
                <w:rFonts w:ascii="Figtree" w:hAnsi="Figtree" w:cs="Arial"/>
                <w:b/>
                <w:sz w:val="20"/>
                <w:szCs w:val="20"/>
                <w:highlight w:val="yellow"/>
              </w:rPr>
              <w:t>DrawdownAmount</w:t>
            </w:r>
            <w:r w:rsidR="00EF1CFF" w:rsidRPr="005A16DA">
              <w:rPr>
                <w:rFonts w:ascii="Figtree" w:hAnsi="Figtree" w:cs="Arial"/>
                <w:b/>
                <w:sz w:val="20"/>
                <w:szCs w:val="20"/>
                <w:highlight w:val="yellow"/>
              </w:rPr>
              <w:t>&gt;&gt;</w:t>
            </w:r>
            <w:r w:rsidRPr="003D6416">
              <w:rPr>
                <w:rFonts w:ascii="Figtree" w:hAnsi="Figtree" w:cs="Arial"/>
                <w:b/>
                <w:sz w:val="20"/>
                <w:szCs w:val="20"/>
                <w:highlight w:val="yellow"/>
              </w:rPr>
              <w:t>)</w:t>
            </w:r>
          </w:p>
          <w:p w14:paraId="595F6E17" w14:textId="77777777" w:rsidR="00BB1AB7" w:rsidRPr="00E45913" w:rsidRDefault="00BB1AB7">
            <w:pPr>
              <w:autoSpaceDE w:val="0"/>
              <w:autoSpaceDN w:val="0"/>
              <w:adjustRightInd w:val="0"/>
              <w:spacing w:after="0" w:line="240" w:lineRule="auto"/>
              <w:rPr>
                <w:rFonts w:ascii="Figtree" w:hAnsi="Figtree" w:cs="Arial"/>
                <w:b/>
                <w:sz w:val="8"/>
                <w:szCs w:val="8"/>
              </w:rPr>
            </w:pPr>
          </w:p>
        </w:tc>
      </w:tr>
      <w:tr w:rsidR="00BB1AB7" w:rsidRPr="00E45913" w14:paraId="4631EDC3" w14:textId="77777777">
        <w:tc>
          <w:tcPr>
            <w:tcW w:w="9248" w:type="dxa"/>
            <w:gridSpan w:val="2"/>
          </w:tcPr>
          <w:p w14:paraId="0F4E341D" w14:textId="77777777" w:rsidR="00BB1AB7" w:rsidRPr="00E45913" w:rsidRDefault="00376E26">
            <w:pPr>
              <w:autoSpaceDE w:val="0"/>
              <w:autoSpaceDN w:val="0"/>
              <w:adjustRightInd w:val="0"/>
              <w:spacing w:after="0" w:line="240" w:lineRule="auto"/>
              <w:rPr>
                <w:rFonts w:ascii="Figtree" w:hAnsi="Figtree" w:cs="Arial"/>
                <w:b/>
                <w:sz w:val="8"/>
                <w:szCs w:val="8"/>
              </w:rPr>
            </w:pPr>
            <w:r w:rsidRPr="00E45913">
              <w:rPr>
                <w:rFonts w:ascii="Figtree" w:hAnsi="Figtree" w:cs="Arial"/>
                <w:b/>
                <w:sz w:val="20"/>
                <w:szCs w:val="20"/>
              </w:rPr>
              <w:t>Other Benefits and Incentives</w:t>
            </w:r>
          </w:p>
        </w:tc>
      </w:tr>
      <w:tr w:rsidR="00BB1AB7" w:rsidRPr="00E45913" w14:paraId="1A0D318C" w14:textId="77777777">
        <w:tc>
          <w:tcPr>
            <w:tcW w:w="9248" w:type="dxa"/>
            <w:gridSpan w:val="2"/>
            <w:vAlign w:val="center"/>
          </w:tcPr>
          <w:p w14:paraId="01466582" w14:textId="348FDEC5" w:rsidR="00931886" w:rsidRPr="00E45913" w:rsidRDefault="00072FDB">
            <w:pPr>
              <w:autoSpaceDE w:val="0"/>
              <w:autoSpaceDN w:val="0"/>
              <w:adjustRightInd w:val="0"/>
              <w:spacing w:after="0" w:line="240" w:lineRule="auto"/>
              <w:rPr>
                <w:rFonts w:ascii="Figtree" w:hAnsi="Figtree" w:cs="Arial"/>
                <w:sz w:val="20"/>
                <w:szCs w:val="20"/>
              </w:rPr>
            </w:pPr>
            <w:r w:rsidRPr="00072FDB">
              <w:rPr>
                <w:rFonts w:ascii="Figtree" w:hAnsi="Figtree" w:cs="Arial"/>
                <w:sz w:val="20"/>
                <w:szCs w:val="20"/>
                <w:highlight w:val="yellow"/>
              </w:rPr>
              <w:t>(If CashbackAmount &gt;0 show:</w:t>
            </w:r>
            <w:r w:rsidR="00F90531" w:rsidRPr="00E45913">
              <w:rPr>
                <w:rFonts w:ascii="Figtree" w:hAnsi="Figtree" w:cs="Arial"/>
                <w:sz w:val="20"/>
                <w:szCs w:val="20"/>
              </w:rPr>
              <w:t>You are eligible for cashback of £</w:t>
            </w:r>
            <w:r w:rsidR="00EF1CFF" w:rsidRPr="00072FDB">
              <w:rPr>
                <w:rFonts w:ascii="Figtree" w:hAnsi="Figtree" w:cs="Arial"/>
                <w:sz w:val="20"/>
                <w:szCs w:val="20"/>
                <w:highlight w:val="red"/>
              </w:rPr>
              <w:t>&lt;&lt;</w:t>
            </w:r>
            <w:r w:rsidR="000E7F78" w:rsidRPr="00072FDB">
              <w:rPr>
                <w:rFonts w:ascii="Figtree" w:hAnsi="Figtree" w:cs="Arial"/>
                <w:sz w:val="20"/>
                <w:szCs w:val="20"/>
                <w:highlight w:val="red"/>
              </w:rPr>
              <w:t>CashbackAmount</w:t>
            </w:r>
            <w:r w:rsidR="00EF1CFF" w:rsidRPr="00072FDB">
              <w:rPr>
                <w:rFonts w:ascii="Figtree" w:hAnsi="Figtree" w:cs="Arial"/>
                <w:sz w:val="20"/>
                <w:szCs w:val="20"/>
                <w:highlight w:val="red"/>
              </w:rPr>
              <w:t>&gt;&gt;</w:t>
            </w:r>
            <w:r w:rsidR="00F90531" w:rsidRPr="00E45913">
              <w:rPr>
                <w:rFonts w:ascii="Figtree" w:hAnsi="Figtree" w:cs="Arial"/>
                <w:sz w:val="20"/>
                <w:szCs w:val="20"/>
              </w:rPr>
              <w:t>, and this amount will be paid to you following completion. This amount is not added to your loan.</w:t>
            </w:r>
            <w:r w:rsidRPr="00072FDB">
              <w:rPr>
                <w:rFonts w:ascii="Figtree" w:hAnsi="Figtree" w:cs="Arial"/>
                <w:sz w:val="20"/>
                <w:szCs w:val="20"/>
                <w:highlight w:val="yellow"/>
              </w:rPr>
              <w:t>)</w:t>
            </w:r>
          </w:p>
          <w:p w14:paraId="112A894E" w14:textId="77777777" w:rsidR="00F90531" w:rsidRPr="00E45913" w:rsidRDefault="00F90531">
            <w:pPr>
              <w:autoSpaceDE w:val="0"/>
              <w:autoSpaceDN w:val="0"/>
              <w:adjustRightInd w:val="0"/>
              <w:spacing w:after="0" w:line="240" w:lineRule="auto"/>
              <w:rPr>
                <w:rFonts w:ascii="Figtree" w:hAnsi="Figtree" w:cs="Arial"/>
                <w:sz w:val="20"/>
                <w:szCs w:val="20"/>
                <w:u w:val="single"/>
              </w:rPr>
            </w:pPr>
          </w:p>
          <w:p w14:paraId="047B38A5" w14:textId="2E86B7D0" w:rsidR="00BB1AB7" w:rsidRPr="00E45913" w:rsidRDefault="00376E26">
            <w:pPr>
              <w:autoSpaceDE w:val="0"/>
              <w:autoSpaceDN w:val="0"/>
              <w:adjustRightInd w:val="0"/>
              <w:spacing w:after="0" w:line="240" w:lineRule="auto"/>
              <w:rPr>
                <w:rFonts w:ascii="Figtree" w:hAnsi="Figtree" w:cs="Arial"/>
                <w:sz w:val="20"/>
                <w:szCs w:val="20"/>
                <w:u w:val="single"/>
              </w:rPr>
            </w:pPr>
            <w:r w:rsidRPr="00E45913">
              <w:rPr>
                <w:rFonts w:ascii="Figtree" w:hAnsi="Figtree" w:cs="Arial"/>
                <w:sz w:val="20"/>
                <w:szCs w:val="20"/>
                <w:u w:val="single"/>
              </w:rPr>
              <w:t>No Negative Equity Guarantee</w:t>
            </w:r>
          </w:p>
          <w:p w14:paraId="0638CD83" w14:textId="77777777" w:rsidR="00BB1AB7" w:rsidRPr="00E45913" w:rsidRDefault="00BB1AB7">
            <w:pPr>
              <w:autoSpaceDE w:val="0"/>
              <w:autoSpaceDN w:val="0"/>
              <w:adjustRightInd w:val="0"/>
              <w:spacing w:after="0" w:line="240" w:lineRule="auto"/>
              <w:rPr>
                <w:rFonts w:ascii="Figtree" w:hAnsi="Figtree" w:cs="Arial"/>
                <w:bCs/>
                <w:sz w:val="20"/>
                <w:szCs w:val="20"/>
                <w:u w:val="single"/>
              </w:rPr>
            </w:pPr>
          </w:p>
          <w:p w14:paraId="4C30DD93" w14:textId="7928D071" w:rsidR="00BB1AB7" w:rsidRPr="00E45913" w:rsidRDefault="00153CFA">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more2life</w:t>
            </w:r>
            <w:r w:rsidR="00376E26" w:rsidRPr="00E45913">
              <w:rPr>
                <w:rFonts w:ascii="Figtree" w:hAnsi="Figtree" w:cs="Arial"/>
                <w:sz w:val="20"/>
                <w:szCs w:val="20"/>
              </w:rPr>
              <w:t xml:space="preserve"> Limited provides you with a </w:t>
            </w:r>
            <w:r w:rsidRPr="00E45913">
              <w:rPr>
                <w:rFonts w:ascii="Figtree" w:hAnsi="Figtree" w:cs="Arial"/>
                <w:sz w:val="20"/>
                <w:szCs w:val="20"/>
              </w:rPr>
              <w:t>N</w:t>
            </w:r>
            <w:r w:rsidR="00376E26" w:rsidRPr="00E45913">
              <w:rPr>
                <w:rFonts w:ascii="Figtree" w:hAnsi="Figtree" w:cs="Arial"/>
                <w:sz w:val="20"/>
                <w:szCs w:val="20"/>
              </w:rPr>
              <w:t>o Negative Equity Guarantee as follows:</w:t>
            </w:r>
          </w:p>
          <w:p w14:paraId="09B13915" w14:textId="77777777" w:rsidR="00BB1AB7" w:rsidRPr="00E45913" w:rsidRDefault="00BB1AB7">
            <w:pPr>
              <w:autoSpaceDE w:val="0"/>
              <w:autoSpaceDN w:val="0"/>
              <w:adjustRightInd w:val="0"/>
              <w:spacing w:after="0" w:line="240" w:lineRule="auto"/>
              <w:rPr>
                <w:rFonts w:ascii="Figtree" w:hAnsi="Figtree" w:cs="Arial"/>
                <w:sz w:val="20"/>
                <w:szCs w:val="20"/>
              </w:rPr>
            </w:pPr>
          </w:p>
          <w:p w14:paraId="6EE78496" w14:textId="2DD17417" w:rsidR="00BB1AB7" w:rsidRPr="00E45913" w:rsidRDefault="00376E26">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 xml:space="preserve">You can carry on living in the property even if the amount you owe to </w:t>
            </w:r>
            <w:r w:rsidR="00153CFA" w:rsidRPr="00E45913">
              <w:rPr>
                <w:rFonts w:ascii="Figtree" w:hAnsi="Figtree" w:cs="Arial"/>
                <w:sz w:val="20"/>
                <w:szCs w:val="20"/>
              </w:rPr>
              <w:t>more2life</w:t>
            </w:r>
            <w:r w:rsidRPr="00E45913">
              <w:rPr>
                <w:rFonts w:ascii="Figtree" w:hAnsi="Figtree" w:cs="Arial"/>
                <w:sz w:val="20"/>
                <w:szCs w:val="20"/>
              </w:rPr>
              <w:t xml:space="preserve"> Limited becomes greater than the value of your home.</w:t>
            </w:r>
          </w:p>
          <w:p w14:paraId="42D663E8" w14:textId="77777777" w:rsidR="00BB1AB7" w:rsidRPr="00E45913" w:rsidRDefault="00BB1AB7">
            <w:pPr>
              <w:autoSpaceDE w:val="0"/>
              <w:autoSpaceDN w:val="0"/>
              <w:adjustRightInd w:val="0"/>
              <w:spacing w:after="0" w:line="240" w:lineRule="auto"/>
              <w:rPr>
                <w:rFonts w:ascii="Figtree" w:hAnsi="Figtree" w:cs="Arial"/>
                <w:sz w:val="20"/>
                <w:szCs w:val="20"/>
              </w:rPr>
            </w:pPr>
          </w:p>
          <w:p w14:paraId="35C38709" w14:textId="2339B1BA" w:rsidR="00BB1AB7" w:rsidRPr="00E45913" w:rsidRDefault="00376E26">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Upon your death</w:t>
            </w:r>
            <w:r w:rsidR="00153CFA" w:rsidRPr="00E45913">
              <w:rPr>
                <w:rFonts w:ascii="Figtree" w:hAnsi="Figtree" w:cs="Arial"/>
                <w:sz w:val="20"/>
                <w:szCs w:val="20"/>
              </w:rPr>
              <w:t>,</w:t>
            </w:r>
            <w:r w:rsidRPr="00E45913">
              <w:rPr>
                <w:rFonts w:ascii="Figtree" w:hAnsi="Figtree" w:cs="Arial"/>
                <w:sz w:val="20"/>
                <w:szCs w:val="20"/>
              </w:rPr>
              <w:t xml:space="preserve"> or if joint borrowers</w:t>
            </w:r>
            <w:r w:rsidR="00153CFA" w:rsidRPr="00E45913">
              <w:rPr>
                <w:rFonts w:ascii="Figtree" w:hAnsi="Figtree" w:cs="Arial"/>
                <w:sz w:val="20"/>
                <w:szCs w:val="20"/>
              </w:rPr>
              <w:t>,</w:t>
            </w:r>
            <w:r w:rsidRPr="00E45913">
              <w:rPr>
                <w:rFonts w:ascii="Figtree" w:hAnsi="Figtree" w:cs="Arial"/>
                <w:sz w:val="20"/>
                <w:szCs w:val="20"/>
              </w:rPr>
              <w:t xml:space="preserve"> on the death of the last borrower, or if </w:t>
            </w:r>
            <w:r w:rsidR="00F05095" w:rsidRPr="00E45913">
              <w:rPr>
                <w:rFonts w:ascii="Figtree" w:hAnsi="Figtree" w:cs="Arial"/>
                <w:sz w:val="20"/>
                <w:szCs w:val="20"/>
              </w:rPr>
              <w:t xml:space="preserve">for medical necessity reasons </w:t>
            </w:r>
            <w:r w:rsidR="004331C9" w:rsidRPr="00E45913">
              <w:rPr>
                <w:rFonts w:ascii="Figtree" w:hAnsi="Figtree" w:cs="Arial"/>
                <w:sz w:val="20"/>
                <w:szCs w:val="20"/>
              </w:rPr>
              <w:t>and</w:t>
            </w:r>
            <w:r w:rsidR="001427E4" w:rsidRPr="00E45913">
              <w:rPr>
                <w:rFonts w:ascii="Figtree" w:hAnsi="Figtree"/>
              </w:rPr>
              <w:t xml:space="preserve"> </w:t>
            </w:r>
            <w:r w:rsidR="001427E4" w:rsidRPr="00E45913">
              <w:rPr>
                <w:rFonts w:ascii="Figtree" w:hAnsi="Figtree" w:cs="Arial"/>
                <w:sz w:val="20"/>
                <w:szCs w:val="20"/>
              </w:rPr>
              <w:t xml:space="preserve">subject to you providing suitable written evidence from a medical practitioner or suitable specialist </w:t>
            </w:r>
            <w:r w:rsidRPr="00E45913">
              <w:rPr>
                <w:rFonts w:ascii="Figtree" w:hAnsi="Figtree" w:cs="Arial"/>
                <w:sz w:val="20"/>
                <w:szCs w:val="20"/>
              </w:rPr>
              <w:t xml:space="preserve">you </w:t>
            </w:r>
            <w:r w:rsidR="004331C9" w:rsidRPr="00E45913">
              <w:rPr>
                <w:rFonts w:ascii="Figtree" w:hAnsi="Figtree" w:cs="Arial"/>
                <w:sz w:val="20"/>
                <w:szCs w:val="20"/>
              </w:rPr>
              <w:t xml:space="preserve">(or in the case of joint borrowers, the last borrower) </w:t>
            </w:r>
            <w:r w:rsidRPr="00E45913">
              <w:rPr>
                <w:rFonts w:ascii="Figtree" w:hAnsi="Figtree" w:cs="Arial"/>
                <w:sz w:val="20"/>
                <w:szCs w:val="20"/>
              </w:rPr>
              <w:t xml:space="preserve">need to move </w:t>
            </w:r>
            <w:r w:rsidR="00F05095" w:rsidRPr="00E45913">
              <w:rPr>
                <w:rFonts w:ascii="Figtree" w:hAnsi="Figtree" w:cs="Arial"/>
                <w:sz w:val="20"/>
                <w:szCs w:val="20"/>
              </w:rPr>
              <w:t xml:space="preserve">permanently </w:t>
            </w:r>
            <w:r w:rsidRPr="00E45913">
              <w:rPr>
                <w:rFonts w:ascii="Figtree" w:hAnsi="Figtree" w:cs="Arial"/>
                <w:sz w:val="20"/>
                <w:szCs w:val="20"/>
              </w:rPr>
              <w:t xml:space="preserve">into </w:t>
            </w:r>
            <w:r w:rsidR="00F05095" w:rsidRPr="00E45913">
              <w:rPr>
                <w:rFonts w:ascii="Figtree" w:hAnsi="Figtree" w:cs="Arial"/>
                <w:sz w:val="20"/>
                <w:szCs w:val="20"/>
              </w:rPr>
              <w:t xml:space="preserve">a </w:t>
            </w:r>
            <w:r w:rsidRPr="00E45913">
              <w:rPr>
                <w:rFonts w:ascii="Figtree" w:hAnsi="Figtree" w:cs="Arial"/>
                <w:sz w:val="20"/>
                <w:szCs w:val="20"/>
              </w:rPr>
              <w:t>residential care</w:t>
            </w:r>
            <w:r w:rsidR="00F05095" w:rsidRPr="00E45913">
              <w:rPr>
                <w:rFonts w:ascii="Figtree" w:hAnsi="Figtree" w:cs="Arial"/>
                <w:sz w:val="20"/>
                <w:szCs w:val="20"/>
              </w:rPr>
              <w:t xml:space="preserve"> home or to live with relatives</w:t>
            </w:r>
            <w:r w:rsidRPr="00E45913">
              <w:rPr>
                <w:rFonts w:ascii="Figtree" w:hAnsi="Figtree" w:cs="Arial"/>
                <w:sz w:val="20"/>
                <w:szCs w:val="20"/>
              </w:rPr>
              <w:t xml:space="preserve">, if the </w:t>
            </w:r>
            <w:r w:rsidR="00800595" w:rsidRPr="00E45913">
              <w:rPr>
                <w:rFonts w:ascii="Figtree" w:hAnsi="Figtree" w:cs="Arial"/>
                <w:sz w:val="20"/>
                <w:szCs w:val="20"/>
              </w:rPr>
              <w:t>proceeds from the sale</w:t>
            </w:r>
            <w:r w:rsidRPr="00E45913">
              <w:rPr>
                <w:rFonts w:ascii="Figtree" w:hAnsi="Figtree" w:cs="Arial"/>
                <w:sz w:val="20"/>
                <w:szCs w:val="20"/>
              </w:rPr>
              <w:t xml:space="preserve"> of your home </w:t>
            </w:r>
            <w:r w:rsidR="00800595" w:rsidRPr="00E45913">
              <w:rPr>
                <w:rFonts w:ascii="Figtree" w:hAnsi="Figtree" w:cs="Arial"/>
                <w:sz w:val="20"/>
                <w:szCs w:val="20"/>
              </w:rPr>
              <w:t>are</w:t>
            </w:r>
            <w:r w:rsidRPr="00E45913">
              <w:rPr>
                <w:rFonts w:ascii="Figtree" w:hAnsi="Figtree" w:cs="Arial"/>
                <w:sz w:val="20"/>
                <w:szCs w:val="20"/>
              </w:rPr>
              <w:t xml:space="preserve"> not sufficient to repay this lifetime mortgage in full, you or your beneficiaries will not be liable for the difference provided you have complied with the terms of the mortgage. </w:t>
            </w:r>
          </w:p>
          <w:p w14:paraId="29203040" w14:textId="77777777" w:rsidR="00BB1AB7" w:rsidRPr="00E45913" w:rsidRDefault="00BB1AB7">
            <w:pPr>
              <w:autoSpaceDE w:val="0"/>
              <w:autoSpaceDN w:val="0"/>
              <w:adjustRightInd w:val="0"/>
              <w:spacing w:after="0" w:line="240" w:lineRule="auto"/>
              <w:rPr>
                <w:rFonts w:ascii="Figtree" w:hAnsi="Figtree" w:cs="Arial"/>
                <w:sz w:val="20"/>
                <w:szCs w:val="20"/>
              </w:rPr>
            </w:pPr>
          </w:p>
          <w:p w14:paraId="52E7C1C5" w14:textId="1E2BA032" w:rsidR="00BB1AB7" w:rsidRPr="00E45913" w:rsidRDefault="00376E26">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 xml:space="preserve">The </w:t>
            </w:r>
            <w:r w:rsidR="00153CFA" w:rsidRPr="00E45913">
              <w:rPr>
                <w:rFonts w:ascii="Figtree" w:hAnsi="Figtree" w:cs="Arial"/>
                <w:sz w:val="20"/>
                <w:szCs w:val="20"/>
              </w:rPr>
              <w:t>N</w:t>
            </w:r>
            <w:r w:rsidRPr="00E45913">
              <w:rPr>
                <w:rFonts w:ascii="Figtree" w:hAnsi="Figtree" w:cs="Arial"/>
                <w:sz w:val="20"/>
                <w:szCs w:val="20"/>
              </w:rPr>
              <w:t>o Negative Equity Guarantee does not apply;</w:t>
            </w:r>
          </w:p>
          <w:p w14:paraId="20017716" w14:textId="77777777" w:rsidR="00BB1AB7" w:rsidRPr="00E45913" w:rsidRDefault="00BB1AB7">
            <w:pPr>
              <w:autoSpaceDE w:val="0"/>
              <w:autoSpaceDN w:val="0"/>
              <w:adjustRightInd w:val="0"/>
              <w:spacing w:after="0" w:line="240" w:lineRule="auto"/>
              <w:rPr>
                <w:rFonts w:ascii="Figtree" w:hAnsi="Figtree" w:cs="Arial"/>
                <w:sz w:val="20"/>
                <w:szCs w:val="20"/>
              </w:rPr>
            </w:pPr>
          </w:p>
          <w:p w14:paraId="73425CA2" w14:textId="0AAD54DE" w:rsidR="00BB1AB7" w:rsidRPr="00E45913" w:rsidRDefault="00153CFA">
            <w:pPr>
              <w:pStyle w:val="ListParagraph"/>
              <w:numPr>
                <w:ilvl w:val="0"/>
                <w:numId w:val="6"/>
              </w:num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If y</w:t>
            </w:r>
            <w:r w:rsidR="00376E26" w:rsidRPr="00E45913">
              <w:rPr>
                <w:rFonts w:ascii="Figtree" w:hAnsi="Figtree" w:cs="Arial"/>
                <w:sz w:val="20"/>
                <w:szCs w:val="20"/>
              </w:rPr>
              <w:t>ou repay the loan early using funds other than those generated from the sale of your home.</w:t>
            </w:r>
          </w:p>
          <w:p w14:paraId="53E8A44B" w14:textId="2E1A7FD8" w:rsidR="00BB1AB7" w:rsidRPr="00E45913" w:rsidRDefault="00F05095">
            <w:pPr>
              <w:pStyle w:val="ListParagraph"/>
              <w:numPr>
                <w:ilvl w:val="0"/>
                <w:numId w:val="6"/>
              </w:num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 xml:space="preserve">To the difference in value between </w:t>
            </w:r>
            <w:r w:rsidR="001427E4" w:rsidRPr="00E45913">
              <w:rPr>
                <w:rFonts w:ascii="Figtree" w:hAnsi="Figtree" w:cs="Arial"/>
                <w:sz w:val="20"/>
                <w:szCs w:val="20"/>
              </w:rPr>
              <w:t xml:space="preserve">(a) </w:t>
            </w:r>
            <w:r w:rsidR="004331C9" w:rsidRPr="00E45913">
              <w:rPr>
                <w:rFonts w:ascii="Figtree" w:hAnsi="Figtree" w:cs="Arial"/>
                <w:sz w:val="20"/>
                <w:szCs w:val="20"/>
              </w:rPr>
              <w:t>t</w:t>
            </w:r>
            <w:r w:rsidRPr="00E45913">
              <w:rPr>
                <w:rFonts w:ascii="Figtree" w:hAnsi="Figtree" w:cs="Arial"/>
                <w:sz w:val="20"/>
                <w:szCs w:val="20"/>
              </w:rPr>
              <w:t>he s</w:t>
            </w:r>
            <w:r w:rsidR="001427E4" w:rsidRPr="00E45913">
              <w:rPr>
                <w:rFonts w:ascii="Figtree" w:hAnsi="Figtree" w:cs="Arial"/>
                <w:sz w:val="20"/>
                <w:szCs w:val="20"/>
              </w:rPr>
              <w:t>ale proceeds</w:t>
            </w:r>
            <w:r w:rsidRPr="00E45913">
              <w:rPr>
                <w:rFonts w:ascii="Figtree" w:hAnsi="Figtree" w:cs="Arial"/>
                <w:sz w:val="20"/>
                <w:szCs w:val="20"/>
              </w:rPr>
              <w:t xml:space="preserve"> and</w:t>
            </w:r>
            <w:r w:rsidR="001427E4" w:rsidRPr="00E45913">
              <w:rPr>
                <w:rFonts w:ascii="Figtree" w:hAnsi="Figtree" w:cs="Arial"/>
                <w:sz w:val="20"/>
                <w:szCs w:val="20"/>
              </w:rPr>
              <w:t xml:space="preserve"> (b) the lower of</w:t>
            </w:r>
            <w:r w:rsidRPr="00E45913">
              <w:rPr>
                <w:rFonts w:ascii="Figtree" w:hAnsi="Figtree" w:cs="Arial"/>
                <w:sz w:val="20"/>
                <w:szCs w:val="20"/>
              </w:rPr>
              <w:t xml:space="preserve"> the fair market price</w:t>
            </w:r>
            <w:r w:rsidR="001427E4" w:rsidRPr="00E45913">
              <w:rPr>
                <w:rFonts w:ascii="Figtree" w:hAnsi="Figtree" w:cs="Arial"/>
                <w:sz w:val="20"/>
                <w:szCs w:val="20"/>
              </w:rPr>
              <w:t xml:space="preserve"> and the amount owed, </w:t>
            </w:r>
            <w:r w:rsidRPr="00E45913">
              <w:rPr>
                <w:rFonts w:ascii="Figtree" w:hAnsi="Figtree" w:cs="Arial"/>
                <w:sz w:val="20"/>
                <w:szCs w:val="20"/>
              </w:rPr>
              <w:t>i</w:t>
            </w:r>
            <w:r w:rsidR="00153CFA" w:rsidRPr="00E45913">
              <w:rPr>
                <w:rFonts w:ascii="Figtree" w:hAnsi="Figtree" w:cs="Arial"/>
                <w:sz w:val="20"/>
                <w:szCs w:val="20"/>
              </w:rPr>
              <w:t>f t</w:t>
            </w:r>
            <w:r w:rsidR="00376E26" w:rsidRPr="00E45913">
              <w:rPr>
                <w:rFonts w:ascii="Figtree" w:hAnsi="Figtree" w:cs="Arial"/>
                <w:sz w:val="20"/>
                <w:szCs w:val="20"/>
              </w:rPr>
              <w:t xml:space="preserve">he property was not sold at a fair market price. At this time </w:t>
            </w:r>
            <w:r w:rsidR="00153CFA" w:rsidRPr="00E45913">
              <w:rPr>
                <w:rFonts w:ascii="Figtree" w:hAnsi="Figtree" w:cs="Arial"/>
                <w:sz w:val="20"/>
                <w:szCs w:val="20"/>
              </w:rPr>
              <w:t>more2life</w:t>
            </w:r>
            <w:r w:rsidR="00376E26" w:rsidRPr="00E45913">
              <w:rPr>
                <w:rFonts w:ascii="Figtree" w:hAnsi="Figtree" w:cs="Arial"/>
                <w:sz w:val="20"/>
                <w:szCs w:val="20"/>
              </w:rPr>
              <w:t xml:space="preserve"> Limited may appoint an independent </w:t>
            </w:r>
            <w:r w:rsidR="00153CFA" w:rsidRPr="00E45913">
              <w:rPr>
                <w:rFonts w:ascii="Figtree" w:hAnsi="Figtree" w:cs="Arial"/>
                <w:sz w:val="20"/>
                <w:szCs w:val="20"/>
              </w:rPr>
              <w:t xml:space="preserve">surveyor </w:t>
            </w:r>
            <w:r w:rsidR="00376E26" w:rsidRPr="00E45913">
              <w:rPr>
                <w:rFonts w:ascii="Figtree" w:hAnsi="Figtree" w:cs="Arial"/>
                <w:sz w:val="20"/>
                <w:szCs w:val="20"/>
              </w:rPr>
              <w:t>to</w:t>
            </w:r>
            <w:r w:rsidR="001427E4" w:rsidRPr="00E45913">
              <w:rPr>
                <w:rFonts w:ascii="Figtree" w:hAnsi="Figtree" w:cs="Arial"/>
                <w:sz w:val="20"/>
                <w:szCs w:val="20"/>
              </w:rPr>
              <w:t xml:space="preserve"> carry out a valuation in order to</w:t>
            </w:r>
            <w:r w:rsidR="00376E26" w:rsidRPr="00E45913">
              <w:rPr>
                <w:rFonts w:ascii="Figtree" w:hAnsi="Figtree" w:cs="Arial"/>
                <w:sz w:val="20"/>
                <w:szCs w:val="20"/>
              </w:rPr>
              <w:t xml:space="preserve"> determine the </w:t>
            </w:r>
            <w:r w:rsidR="00153CFA" w:rsidRPr="00E45913">
              <w:rPr>
                <w:rFonts w:ascii="Figtree" w:hAnsi="Figtree" w:cs="Arial"/>
                <w:sz w:val="20"/>
                <w:szCs w:val="20"/>
              </w:rPr>
              <w:t xml:space="preserve">property’s </w:t>
            </w:r>
            <w:r w:rsidR="00376E26" w:rsidRPr="00E45913">
              <w:rPr>
                <w:rFonts w:ascii="Figtree" w:hAnsi="Figtree" w:cs="Arial"/>
                <w:sz w:val="20"/>
                <w:szCs w:val="20"/>
              </w:rPr>
              <w:t>fair market value.</w:t>
            </w:r>
          </w:p>
          <w:p w14:paraId="08E9A23F" w14:textId="49A7486D" w:rsidR="00153CFA" w:rsidRPr="00E45913" w:rsidRDefault="00153CFA" w:rsidP="00153CFA">
            <w:pPr>
              <w:pStyle w:val="ListParagraph"/>
              <w:numPr>
                <w:ilvl w:val="0"/>
                <w:numId w:val="6"/>
              </w:num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To any money that we have spent to remedy any breach of your obligation that we are unable to reclaim on the sale of the property.</w:t>
            </w:r>
          </w:p>
          <w:p w14:paraId="1EF3AB63" w14:textId="77777777" w:rsidR="00BB1AB7" w:rsidRPr="00E45913" w:rsidRDefault="00BB1AB7">
            <w:pPr>
              <w:autoSpaceDE w:val="0"/>
              <w:autoSpaceDN w:val="0"/>
              <w:adjustRightInd w:val="0"/>
              <w:spacing w:after="0" w:line="240" w:lineRule="auto"/>
              <w:rPr>
                <w:rFonts w:ascii="Figtree" w:hAnsi="Figtree" w:cs="Arial"/>
                <w:sz w:val="20"/>
                <w:szCs w:val="20"/>
              </w:rPr>
            </w:pPr>
          </w:p>
          <w:p w14:paraId="59A113D0" w14:textId="44885B55" w:rsidR="00931886" w:rsidRDefault="00153CFA">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Any amount not covered under the No Negative Equity Guarantee would be subject to the accrual of compound interest and will further reduce the value of your estate.</w:t>
            </w:r>
          </w:p>
          <w:p w14:paraId="6BEB0FE4" w14:textId="77777777" w:rsidR="0074741D" w:rsidRDefault="0074741D">
            <w:pPr>
              <w:autoSpaceDE w:val="0"/>
              <w:autoSpaceDN w:val="0"/>
              <w:adjustRightInd w:val="0"/>
              <w:spacing w:after="0" w:line="240" w:lineRule="auto"/>
              <w:rPr>
                <w:rFonts w:ascii="Figtree" w:hAnsi="Figtree" w:cs="Arial"/>
                <w:sz w:val="20"/>
                <w:szCs w:val="20"/>
              </w:rPr>
            </w:pPr>
          </w:p>
          <w:p w14:paraId="02C23634" w14:textId="06959DA2" w:rsidR="0074741D" w:rsidRPr="0074741D" w:rsidRDefault="00CD29D0" w:rsidP="0074741D">
            <w:pPr>
              <w:autoSpaceDE w:val="0"/>
              <w:autoSpaceDN w:val="0"/>
              <w:adjustRightInd w:val="0"/>
              <w:spacing w:after="0" w:line="240" w:lineRule="auto"/>
              <w:rPr>
                <w:rFonts w:ascii="Figtree" w:hAnsi="Figtree" w:cs="Arial"/>
                <w:sz w:val="20"/>
                <w:szCs w:val="20"/>
                <w:u w:val="single"/>
              </w:rPr>
            </w:pPr>
            <w:r w:rsidRPr="00C0651A">
              <w:rPr>
                <w:rFonts w:ascii="Figtree" w:hAnsi="Figtree" w:cs="Arial"/>
                <w:sz w:val="20"/>
                <w:szCs w:val="20"/>
                <w:highlight w:val="yellow"/>
              </w:rPr>
              <w:t>(If ZeroErc = Yes show:</w:t>
            </w:r>
            <w:r w:rsidR="0074741D" w:rsidRPr="0074741D">
              <w:rPr>
                <w:rFonts w:ascii="Figtree" w:hAnsi="Figtree" w:cs="Arial"/>
                <w:sz w:val="20"/>
                <w:szCs w:val="20"/>
                <w:u w:val="single"/>
              </w:rPr>
              <w:t>No Early Repayment Charges</w:t>
            </w:r>
          </w:p>
          <w:p w14:paraId="6FA60A9B" w14:textId="77777777" w:rsidR="0074741D" w:rsidRPr="0074741D" w:rsidRDefault="0074741D" w:rsidP="0074741D">
            <w:pPr>
              <w:autoSpaceDE w:val="0"/>
              <w:autoSpaceDN w:val="0"/>
              <w:adjustRightInd w:val="0"/>
              <w:spacing w:after="0" w:line="240" w:lineRule="auto"/>
              <w:rPr>
                <w:rFonts w:ascii="Figtree" w:hAnsi="Figtree" w:cs="Arial"/>
                <w:sz w:val="20"/>
                <w:szCs w:val="20"/>
              </w:rPr>
            </w:pPr>
          </w:p>
          <w:p w14:paraId="4FF1D279" w14:textId="34CD01FB" w:rsidR="0074741D" w:rsidRPr="0074741D" w:rsidRDefault="0074741D" w:rsidP="0074741D">
            <w:pPr>
              <w:autoSpaceDE w:val="0"/>
              <w:autoSpaceDN w:val="0"/>
              <w:adjustRightInd w:val="0"/>
              <w:spacing w:after="0" w:line="240" w:lineRule="auto"/>
              <w:rPr>
                <w:rFonts w:ascii="Figtree" w:hAnsi="Figtree" w:cs="Arial"/>
                <w:sz w:val="20"/>
                <w:szCs w:val="20"/>
              </w:rPr>
            </w:pPr>
            <w:r w:rsidRPr="0074741D">
              <w:rPr>
                <w:rFonts w:ascii="Figtree" w:hAnsi="Figtree" w:cs="Arial"/>
                <w:sz w:val="20"/>
                <w:szCs w:val="20"/>
              </w:rPr>
              <w:t>This lifetime mortgage has no early repayment charges which means there will be no additional charges for repaying your loan early.</w:t>
            </w:r>
            <w:r w:rsidR="006A67FB" w:rsidRPr="006A67FB">
              <w:rPr>
                <w:rFonts w:ascii="Figtree" w:hAnsi="Figtree" w:cs="Arial"/>
                <w:sz w:val="20"/>
                <w:szCs w:val="20"/>
                <w:highlight w:val="yellow"/>
              </w:rPr>
              <w:t>)</w:t>
            </w:r>
          </w:p>
          <w:p w14:paraId="3F5E8B5E" w14:textId="77777777" w:rsidR="0074741D" w:rsidRPr="00E45913" w:rsidRDefault="0074741D">
            <w:pPr>
              <w:autoSpaceDE w:val="0"/>
              <w:autoSpaceDN w:val="0"/>
              <w:adjustRightInd w:val="0"/>
              <w:spacing w:after="0" w:line="240" w:lineRule="auto"/>
              <w:rPr>
                <w:rFonts w:ascii="Figtree" w:hAnsi="Figtree" w:cs="Arial"/>
                <w:sz w:val="20"/>
                <w:szCs w:val="20"/>
              </w:rPr>
            </w:pPr>
          </w:p>
          <w:p w14:paraId="06D58A37" w14:textId="77777777" w:rsidR="00BB1AB7" w:rsidRPr="00E45913" w:rsidRDefault="00BB1AB7">
            <w:pPr>
              <w:autoSpaceDE w:val="0"/>
              <w:autoSpaceDN w:val="0"/>
              <w:adjustRightInd w:val="0"/>
              <w:spacing w:after="0" w:line="240" w:lineRule="auto"/>
              <w:rPr>
                <w:rFonts w:ascii="Figtree" w:hAnsi="Figtree" w:cs="Arial"/>
                <w:sz w:val="20"/>
                <w:szCs w:val="20"/>
              </w:rPr>
            </w:pPr>
          </w:p>
          <w:p w14:paraId="49240D16" w14:textId="08D158F0" w:rsidR="00BB1AB7" w:rsidRPr="00E45913" w:rsidRDefault="00BB700E">
            <w:pPr>
              <w:autoSpaceDE w:val="0"/>
              <w:autoSpaceDN w:val="0"/>
              <w:adjustRightInd w:val="0"/>
              <w:rPr>
                <w:rFonts w:ascii="Figtree" w:hAnsi="Figtree" w:cs="Arial"/>
                <w:sz w:val="20"/>
                <w:szCs w:val="20"/>
                <w:u w:val="single"/>
              </w:rPr>
            </w:pPr>
            <w:r w:rsidRPr="00BB700E">
              <w:rPr>
                <w:rFonts w:ascii="Figtree" w:hAnsi="Figtree" w:cs="Arial"/>
                <w:sz w:val="20"/>
                <w:szCs w:val="20"/>
                <w:highlight w:val="yellow"/>
              </w:rPr>
              <w:t>(If DownsizingProtection = Yes show:</w:t>
            </w:r>
            <w:r w:rsidR="00376E26" w:rsidRPr="00E45913">
              <w:rPr>
                <w:rFonts w:ascii="Figtree" w:hAnsi="Figtree" w:cs="Arial"/>
                <w:sz w:val="20"/>
                <w:szCs w:val="20"/>
                <w:u w:val="single"/>
              </w:rPr>
              <w:t>Downsizing Early Repayment Charge Exemption</w:t>
            </w:r>
            <w:r w:rsidRPr="00BB700E">
              <w:rPr>
                <w:rFonts w:ascii="Figtree" w:hAnsi="Figtree" w:cs="Arial"/>
                <w:sz w:val="20"/>
                <w:szCs w:val="20"/>
                <w:highlight w:val="yellow"/>
                <w:u w:val="single"/>
              </w:rPr>
              <w:t>)</w:t>
            </w:r>
          </w:p>
          <w:p w14:paraId="7D50DDA5" w14:textId="6B3B111F" w:rsidR="00430084" w:rsidRPr="00E45913" w:rsidRDefault="001B67AD" w:rsidP="00001B62">
            <w:pPr>
              <w:autoSpaceDE w:val="0"/>
              <w:autoSpaceDN w:val="0"/>
              <w:adjustRightInd w:val="0"/>
              <w:rPr>
                <w:rFonts w:ascii="Figtree" w:hAnsi="Figtree" w:cs="Arial"/>
                <w:sz w:val="20"/>
                <w:szCs w:val="20"/>
              </w:rPr>
            </w:pPr>
            <w:r w:rsidRPr="00E64454">
              <w:rPr>
                <w:rFonts w:ascii="Figtree" w:hAnsi="Figtree" w:cs="Arial"/>
                <w:sz w:val="20"/>
                <w:szCs w:val="20"/>
                <w:highlight w:val="yellow"/>
              </w:rPr>
              <w:t>(If DownsizingProtection = Yes</w:t>
            </w:r>
            <w:r w:rsidR="00936D61" w:rsidRPr="00E64454">
              <w:rPr>
                <w:rFonts w:ascii="Figtree" w:hAnsi="Figtree" w:cs="Arial"/>
                <w:sz w:val="20"/>
                <w:szCs w:val="20"/>
                <w:highlight w:val="yellow"/>
              </w:rPr>
              <w:t xml:space="preserve"> AND </w:t>
            </w:r>
            <w:r w:rsidR="00E64454" w:rsidRPr="00E64454">
              <w:rPr>
                <w:rFonts w:ascii="Figtree" w:hAnsi="Figtree" w:cs="Arial"/>
                <w:sz w:val="20"/>
                <w:szCs w:val="20"/>
                <w:highlight w:val="yellow"/>
              </w:rPr>
              <w:t>ZeroErc = No AND FunderCode is not PHH</w:t>
            </w:r>
            <w:r w:rsidRPr="00E64454">
              <w:rPr>
                <w:rFonts w:ascii="Figtree" w:hAnsi="Figtree" w:cs="Arial"/>
                <w:sz w:val="20"/>
                <w:szCs w:val="20"/>
                <w:highlight w:val="yellow"/>
              </w:rPr>
              <w:t xml:space="preserve"> show:</w:t>
            </w:r>
            <w:commentRangeStart w:id="8"/>
            <w:commentRangeStart w:id="9"/>
            <w:commentRangeStart w:id="10"/>
            <w:r w:rsidR="00376E26" w:rsidRPr="00E45913">
              <w:rPr>
                <w:rFonts w:ascii="Figtree" w:hAnsi="Figtree" w:cs="Arial"/>
                <w:sz w:val="20"/>
                <w:szCs w:val="20"/>
              </w:rPr>
              <w:t xml:space="preserve">If after </w:t>
            </w:r>
            <w:r w:rsidR="00153CFA" w:rsidRPr="00E45913">
              <w:rPr>
                <w:rFonts w:ascii="Figtree" w:hAnsi="Figtree" w:cs="Arial"/>
                <w:sz w:val="20"/>
                <w:szCs w:val="20"/>
              </w:rPr>
              <w:t>five</w:t>
            </w:r>
            <w:r w:rsidR="00376E26" w:rsidRPr="00E45913">
              <w:rPr>
                <w:rFonts w:ascii="Figtree" w:hAnsi="Figtree" w:cs="Arial"/>
                <w:sz w:val="20"/>
                <w:szCs w:val="20"/>
              </w:rPr>
              <w:t xml:space="preserve"> years </w:t>
            </w:r>
            <w:r w:rsidR="00376E26" w:rsidRPr="00E45913">
              <w:rPr>
                <w:rFonts w:ascii="Figtree" w:hAnsi="Figtree"/>
                <w:sz w:val="20"/>
                <w:szCs w:val="20"/>
              </w:rPr>
              <w:t xml:space="preserve">from the date of your </w:t>
            </w:r>
            <w:r w:rsidR="00CF14A4" w:rsidRPr="00CF14A4">
              <w:rPr>
                <w:rFonts w:ascii="Figtree" w:hAnsi="Figtree"/>
                <w:sz w:val="20"/>
                <w:szCs w:val="20"/>
                <w:highlight w:val="yellow"/>
              </w:rPr>
              <w:t>(If DrawdownAmount &gt;0 show:</w:t>
            </w:r>
            <w:r w:rsidR="00376E26" w:rsidRPr="00E45913">
              <w:rPr>
                <w:rFonts w:ascii="Figtree" w:hAnsi="Figtree"/>
                <w:sz w:val="20"/>
                <w:szCs w:val="20"/>
              </w:rPr>
              <w:t>initial</w:t>
            </w:r>
            <w:r w:rsidR="00CF14A4" w:rsidRPr="00CF14A4">
              <w:rPr>
                <w:rFonts w:ascii="Figtree" w:hAnsi="Figtree"/>
                <w:sz w:val="20"/>
                <w:szCs w:val="20"/>
                <w:highlight w:val="yellow"/>
              </w:rPr>
              <w:t>)</w:t>
            </w:r>
            <w:r w:rsidR="00376E26" w:rsidRPr="00E45913">
              <w:rPr>
                <w:rFonts w:ascii="Figtree" w:hAnsi="Figtree"/>
                <w:sz w:val="20"/>
                <w:szCs w:val="20"/>
              </w:rPr>
              <w:t xml:space="preserve"> advance,</w:t>
            </w:r>
            <w:r w:rsidR="00376E26" w:rsidRPr="00E45913">
              <w:rPr>
                <w:rFonts w:ascii="Figtree" w:hAnsi="Figtree" w:cs="Arial"/>
                <w:sz w:val="20"/>
                <w:szCs w:val="20"/>
              </w:rPr>
              <w:t xml:space="preserve"> </w:t>
            </w:r>
            <w:r w:rsidR="00581DEF" w:rsidRPr="00E45913">
              <w:rPr>
                <w:rFonts w:ascii="Figtree" w:hAnsi="Figtree" w:cs="Arial"/>
                <w:sz w:val="20"/>
                <w:szCs w:val="20"/>
              </w:rPr>
              <w:t>you purchase and move to a property which does not meet ou</w:t>
            </w:r>
            <w:r w:rsidR="00CB78F9" w:rsidRPr="00E45913">
              <w:rPr>
                <w:rFonts w:ascii="Figtree" w:hAnsi="Figtree" w:cs="Arial"/>
                <w:sz w:val="20"/>
                <w:szCs w:val="20"/>
              </w:rPr>
              <w:t>r</w:t>
            </w:r>
            <w:r w:rsidR="00581DEF" w:rsidRPr="00E45913">
              <w:rPr>
                <w:rFonts w:ascii="Figtree" w:hAnsi="Figtree" w:cs="Arial"/>
                <w:sz w:val="20"/>
                <w:szCs w:val="20"/>
              </w:rPr>
              <w:t xml:space="preserve"> lending criteria, resulting in you being unable to port the loan, you will be able to repay the loan in full without any </w:t>
            </w:r>
            <w:r w:rsidR="009E76AC" w:rsidRPr="00E45913">
              <w:rPr>
                <w:rFonts w:ascii="Figtree" w:hAnsi="Figtree" w:cs="Arial"/>
                <w:sz w:val="20"/>
                <w:szCs w:val="20"/>
              </w:rPr>
              <w:t>e</w:t>
            </w:r>
            <w:r w:rsidR="00581DEF" w:rsidRPr="00E45913">
              <w:rPr>
                <w:rFonts w:ascii="Figtree" w:hAnsi="Figtree" w:cs="Arial"/>
                <w:sz w:val="20"/>
                <w:szCs w:val="20"/>
              </w:rPr>
              <w:t xml:space="preserve">arly </w:t>
            </w:r>
            <w:r w:rsidR="009E76AC" w:rsidRPr="00E45913">
              <w:rPr>
                <w:rFonts w:ascii="Figtree" w:hAnsi="Figtree" w:cs="Arial"/>
                <w:sz w:val="20"/>
                <w:szCs w:val="20"/>
              </w:rPr>
              <w:t>r</w:t>
            </w:r>
            <w:r w:rsidR="00581DEF" w:rsidRPr="00E45913">
              <w:rPr>
                <w:rFonts w:ascii="Figtree" w:hAnsi="Figtree" w:cs="Arial"/>
                <w:sz w:val="20"/>
                <w:szCs w:val="20"/>
              </w:rPr>
              <w:t xml:space="preserve">epayment </w:t>
            </w:r>
            <w:r w:rsidR="009E76AC" w:rsidRPr="00E45913">
              <w:rPr>
                <w:rFonts w:ascii="Figtree" w:hAnsi="Figtree" w:cs="Arial"/>
                <w:sz w:val="20"/>
                <w:szCs w:val="20"/>
              </w:rPr>
              <w:t>c</w:t>
            </w:r>
            <w:r w:rsidR="00581DEF" w:rsidRPr="00E45913">
              <w:rPr>
                <w:rFonts w:ascii="Figtree" w:hAnsi="Figtree" w:cs="Arial"/>
                <w:sz w:val="20"/>
                <w:szCs w:val="20"/>
              </w:rPr>
              <w:t xml:space="preserve">harges. This would include properties that fall outside of our geographic criteria, whether in the UK or abroad. </w:t>
            </w:r>
            <w:r w:rsidR="00DF71C2" w:rsidRPr="00E45913">
              <w:rPr>
                <w:rFonts w:ascii="Figtree" w:hAnsi="Figtree" w:cs="Arial"/>
                <w:sz w:val="20"/>
                <w:szCs w:val="20"/>
              </w:rPr>
              <w:t xml:space="preserve">If the property you move to does meet our lending criteria and you decide to repay the loan, </w:t>
            </w:r>
            <w:r w:rsidR="00153CFA" w:rsidRPr="00E45913">
              <w:rPr>
                <w:rFonts w:ascii="Figtree" w:hAnsi="Figtree" w:cs="Arial"/>
                <w:sz w:val="20"/>
                <w:szCs w:val="20"/>
              </w:rPr>
              <w:t xml:space="preserve">an </w:t>
            </w:r>
            <w:r w:rsidR="00DF71C2" w:rsidRPr="00E45913">
              <w:rPr>
                <w:rFonts w:ascii="Figtree" w:hAnsi="Figtree" w:cs="Arial"/>
                <w:sz w:val="20"/>
                <w:szCs w:val="20"/>
              </w:rPr>
              <w:t>early repayment charge may apply.</w:t>
            </w:r>
            <w:commentRangeEnd w:id="8"/>
            <w:r w:rsidR="00F90531" w:rsidRPr="00E40B75">
              <w:rPr>
                <w:rStyle w:val="CommentReference"/>
                <w:rFonts w:ascii="Figtree" w:hAnsi="Figtree" w:cs="Arial"/>
                <w:sz w:val="20"/>
                <w:szCs w:val="20"/>
                <w:highlight w:val="yellow"/>
              </w:rPr>
              <w:commentReference w:id="8"/>
            </w:r>
            <w:commentRangeEnd w:id="9"/>
            <w:r w:rsidR="00D67BC5" w:rsidRPr="00E40B75">
              <w:rPr>
                <w:rStyle w:val="CommentReference"/>
                <w:rFonts w:ascii="Figtree" w:hAnsi="Figtree" w:cs="Arial"/>
                <w:sz w:val="20"/>
                <w:szCs w:val="20"/>
                <w:highlight w:val="yellow"/>
              </w:rPr>
              <w:commentReference w:id="9"/>
            </w:r>
            <w:commentRangeEnd w:id="10"/>
            <w:r w:rsidR="0011703D" w:rsidRPr="00E40B75">
              <w:rPr>
                <w:rStyle w:val="CommentReference"/>
                <w:rFonts w:ascii="Figtree" w:hAnsi="Figtree" w:cs="Arial"/>
                <w:sz w:val="20"/>
                <w:szCs w:val="20"/>
                <w:highlight w:val="yellow"/>
              </w:rPr>
              <w:commentReference w:id="10"/>
            </w:r>
            <w:r w:rsidR="00E40B75" w:rsidRPr="00E40B75">
              <w:rPr>
                <w:rFonts w:ascii="Figtree" w:hAnsi="Figtree" w:cs="Arial"/>
                <w:sz w:val="20"/>
                <w:szCs w:val="20"/>
                <w:highlight w:val="yellow"/>
              </w:rPr>
              <w:t>)</w:t>
            </w:r>
          </w:p>
          <w:p w14:paraId="659751BA" w14:textId="1B2BAB34" w:rsidR="00F90531" w:rsidRPr="00E45913" w:rsidRDefault="00395D94" w:rsidP="00001B62">
            <w:pPr>
              <w:autoSpaceDE w:val="0"/>
              <w:autoSpaceDN w:val="0"/>
              <w:adjustRightInd w:val="0"/>
              <w:rPr>
                <w:rFonts w:ascii="Figtree" w:hAnsi="Figtree" w:cs="Arial"/>
                <w:sz w:val="20"/>
                <w:szCs w:val="20"/>
              </w:rPr>
            </w:pPr>
            <w:r w:rsidRPr="005A2B7B">
              <w:rPr>
                <w:rFonts w:ascii="Figtree" w:hAnsi="Figtree"/>
                <w:sz w:val="20"/>
                <w:szCs w:val="20"/>
                <w:highlight w:val="yellow"/>
              </w:rPr>
              <w:t>(If</w:t>
            </w:r>
            <w:r w:rsidR="005A2B7B" w:rsidRPr="005A2B7B">
              <w:rPr>
                <w:rFonts w:ascii="Figtree" w:hAnsi="Figtree"/>
                <w:sz w:val="20"/>
                <w:szCs w:val="20"/>
                <w:highlight w:val="yellow"/>
              </w:rPr>
              <w:t xml:space="preserve"> DownsizingProtection = Yes </w:t>
            </w:r>
            <w:r w:rsidR="00AA25E6">
              <w:rPr>
                <w:rFonts w:ascii="Figtree" w:hAnsi="Figtree"/>
                <w:sz w:val="20"/>
                <w:szCs w:val="20"/>
                <w:highlight w:val="yellow"/>
              </w:rPr>
              <w:t>AND</w:t>
            </w:r>
            <w:r w:rsidR="005A2B7B" w:rsidRPr="005A2B7B">
              <w:rPr>
                <w:rFonts w:ascii="Figtree" w:hAnsi="Figtree"/>
                <w:sz w:val="20"/>
                <w:szCs w:val="20"/>
                <w:highlight w:val="yellow"/>
              </w:rPr>
              <w:t xml:space="preserve"> ZeroErc = Yes show:</w:t>
            </w:r>
            <w:r w:rsidR="00F90531" w:rsidRPr="00E45913">
              <w:rPr>
                <w:rFonts w:ascii="Figtree" w:hAnsi="Figtree"/>
                <w:sz w:val="20"/>
                <w:szCs w:val="20"/>
              </w:rPr>
              <w:t>From completion of your initial advance,</w:t>
            </w:r>
            <w:r w:rsidR="00F90531" w:rsidRPr="00E45913">
              <w:rPr>
                <w:rFonts w:ascii="Figtree" w:hAnsi="Figtree" w:cs="Arial"/>
                <w:sz w:val="20"/>
                <w:szCs w:val="20"/>
              </w:rPr>
              <w:t xml:space="preserve"> if you purchase and move to a property which does not meet our lending criteria, resulting in you being unable to port the loan, you will be able to repay the loan in full without any early repayment charges. This would include properties that fall outside of our geographic criteria, whether in the UK or abroad.</w:t>
            </w:r>
            <w:r w:rsidR="005A2B7B" w:rsidRPr="005A2B7B">
              <w:rPr>
                <w:rFonts w:ascii="Figtree" w:hAnsi="Figtree" w:cs="Arial"/>
                <w:sz w:val="20"/>
                <w:szCs w:val="20"/>
                <w:highlight w:val="yellow"/>
              </w:rPr>
              <w:t>)</w:t>
            </w:r>
            <w:r w:rsidR="00F90531" w:rsidRPr="00E45913">
              <w:rPr>
                <w:rFonts w:ascii="Figtree" w:hAnsi="Figtree" w:cs="Arial"/>
                <w:sz w:val="20"/>
                <w:szCs w:val="20"/>
              </w:rPr>
              <w:t xml:space="preserve"> </w:t>
            </w:r>
          </w:p>
          <w:p w14:paraId="779F3E0F" w14:textId="13DED0A8" w:rsidR="00F90531" w:rsidRPr="00E45913" w:rsidRDefault="00AA25E6" w:rsidP="00001B62">
            <w:pPr>
              <w:autoSpaceDE w:val="0"/>
              <w:autoSpaceDN w:val="0"/>
              <w:adjustRightInd w:val="0"/>
              <w:rPr>
                <w:rFonts w:ascii="Figtree" w:hAnsi="Figtree" w:cs="Arial"/>
                <w:sz w:val="20"/>
                <w:szCs w:val="20"/>
              </w:rPr>
            </w:pPr>
            <w:r w:rsidRPr="009F4044">
              <w:rPr>
                <w:rFonts w:ascii="Figtree" w:hAnsi="Figtree"/>
                <w:sz w:val="20"/>
                <w:szCs w:val="20"/>
                <w:highlight w:val="yellow"/>
              </w:rPr>
              <w:t xml:space="preserve">(If DownsizingProtection = Yes AND ZeroErc = No AND FunderCode = </w:t>
            </w:r>
            <w:r w:rsidR="009F4044" w:rsidRPr="009F4044">
              <w:rPr>
                <w:rFonts w:ascii="Figtree" w:hAnsi="Figtree"/>
                <w:sz w:val="20"/>
                <w:szCs w:val="20"/>
                <w:highlight w:val="yellow"/>
              </w:rPr>
              <w:t>PHH show:</w:t>
            </w:r>
            <w:r w:rsidR="00F90531" w:rsidRPr="00E45913">
              <w:rPr>
                <w:rFonts w:ascii="Figtree" w:hAnsi="Figtree"/>
                <w:sz w:val="20"/>
                <w:szCs w:val="20"/>
              </w:rPr>
              <w:t xml:space="preserve">From the date that your </w:t>
            </w:r>
            <w:r w:rsidR="00DD5092">
              <w:rPr>
                <w:rFonts w:ascii="Figtree" w:hAnsi="Figtree"/>
                <w:sz w:val="20"/>
                <w:szCs w:val="20"/>
              </w:rPr>
              <w:t xml:space="preserve">(If </w:t>
            </w:r>
            <w:r w:rsidR="00DD5092" w:rsidRPr="00DD5092">
              <w:rPr>
                <w:rFonts w:ascii="Figtree" w:hAnsi="Figtree"/>
                <w:sz w:val="20"/>
                <w:szCs w:val="20"/>
                <w:highlight w:val="yellow"/>
              </w:rPr>
              <w:t>DrawdownAmount &gt;0 show:</w:t>
            </w:r>
            <w:r w:rsidR="00F90531" w:rsidRPr="00E45913">
              <w:rPr>
                <w:rFonts w:ascii="Figtree" w:hAnsi="Figtree"/>
                <w:sz w:val="20"/>
                <w:szCs w:val="20"/>
              </w:rPr>
              <w:t>initial</w:t>
            </w:r>
            <w:r w:rsidR="00DD5092" w:rsidRPr="00DD5092">
              <w:rPr>
                <w:rFonts w:ascii="Figtree" w:hAnsi="Figtree"/>
                <w:sz w:val="20"/>
                <w:szCs w:val="20"/>
                <w:highlight w:val="yellow"/>
              </w:rPr>
              <w:t>)</w:t>
            </w:r>
            <w:r w:rsidR="00F90531" w:rsidRPr="00E45913">
              <w:rPr>
                <w:rFonts w:ascii="Figtree" w:hAnsi="Figtree"/>
                <w:sz w:val="20"/>
                <w:szCs w:val="20"/>
              </w:rPr>
              <w:t xml:space="preserve"> advance completes, if</w:t>
            </w:r>
            <w:r w:rsidR="00F90531" w:rsidRPr="00E45913">
              <w:rPr>
                <w:rFonts w:ascii="Figtree" w:hAnsi="Figtree" w:cs="Arial"/>
                <w:sz w:val="20"/>
                <w:szCs w:val="20"/>
              </w:rPr>
              <w:t xml:space="preserve"> you purchase and move to a property which does not meet our lending criteria, resulting in you being unable to port the loan, you will be able to repay the loan in full without any early repayment charges. This would include properties that fall outside of our geographic criteria, whether in the UK or abroad. If the property you move to does meet our lending criteria and you decide to repay the loan, early repayment charges may apply.</w:t>
            </w:r>
            <w:r w:rsidR="009F4044" w:rsidRPr="009F4044">
              <w:rPr>
                <w:rFonts w:ascii="Figtree" w:hAnsi="Figtree" w:cs="Arial"/>
                <w:sz w:val="20"/>
                <w:szCs w:val="20"/>
                <w:highlight w:val="yellow"/>
              </w:rPr>
              <w:t>)</w:t>
            </w:r>
          </w:p>
          <w:p w14:paraId="7396A5E0" w14:textId="44EA7597" w:rsidR="00153CFA" w:rsidRPr="00E45913" w:rsidRDefault="00153CFA" w:rsidP="000A7A57">
            <w:pPr>
              <w:autoSpaceDE w:val="0"/>
              <w:autoSpaceDN w:val="0"/>
              <w:adjustRightInd w:val="0"/>
              <w:spacing w:after="0" w:line="240" w:lineRule="auto"/>
              <w:rPr>
                <w:rFonts w:ascii="Figtree" w:hAnsi="Figtree" w:cs="Arial"/>
                <w:sz w:val="20"/>
                <w:szCs w:val="20"/>
                <w:u w:val="single"/>
              </w:rPr>
            </w:pPr>
            <w:r w:rsidRPr="00E45913">
              <w:rPr>
                <w:rFonts w:ascii="Figtree" w:hAnsi="Figtree" w:cs="Arial"/>
                <w:sz w:val="20"/>
                <w:szCs w:val="20"/>
                <w:u w:val="single"/>
              </w:rPr>
              <w:lastRenderedPageBreak/>
              <w:t>Equity Release Council</w:t>
            </w:r>
          </w:p>
          <w:p w14:paraId="71ADEC1B" w14:textId="77777777" w:rsidR="00153CFA" w:rsidRPr="00E45913" w:rsidRDefault="00153CFA" w:rsidP="000A7A57">
            <w:pPr>
              <w:autoSpaceDE w:val="0"/>
              <w:autoSpaceDN w:val="0"/>
              <w:adjustRightInd w:val="0"/>
              <w:spacing w:after="0" w:line="240" w:lineRule="auto"/>
              <w:rPr>
                <w:rFonts w:ascii="Figtree" w:hAnsi="Figtree" w:cs="Arial"/>
                <w:sz w:val="20"/>
                <w:szCs w:val="20"/>
                <w:u w:val="single"/>
              </w:rPr>
            </w:pPr>
          </w:p>
          <w:p w14:paraId="7548E3DC" w14:textId="26C68E77" w:rsidR="002D1144" w:rsidRPr="00E45913" w:rsidRDefault="00153CFA" w:rsidP="00001B62">
            <w:pPr>
              <w:autoSpaceDE w:val="0"/>
              <w:autoSpaceDN w:val="0"/>
              <w:adjustRightInd w:val="0"/>
              <w:rPr>
                <w:rFonts w:ascii="Figtree" w:hAnsi="Figtree" w:cs="Arial"/>
                <w:sz w:val="20"/>
                <w:szCs w:val="20"/>
              </w:rPr>
            </w:pPr>
            <w:r w:rsidRPr="00E45913">
              <w:rPr>
                <w:rFonts w:ascii="Figtree" w:hAnsi="Figtree" w:cs="Arial"/>
                <w:sz w:val="20"/>
                <w:szCs w:val="20"/>
              </w:rPr>
              <w:t>more2life</w:t>
            </w:r>
            <w:r w:rsidR="00376E26" w:rsidRPr="00E45913">
              <w:rPr>
                <w:rFonts w:ascii="Figtree" w:hAnsi="Figtree" w:cs="Arial"/>
                <w:sz w:val="20"/>
                <w:szCs w:val="20"/>
              </w:rPr>
              <w:t xml:space="preserve"> Limited is a member of the Equity Release Council. This body encourages its members to provide a consistently high standard of service to its customers. </w:t>
            </w:r>
          </w:p>
          <w:p w14:paraId="769DAD45" w14:textId="5C149E89" w:rsidR="00BB1AB7" w:rsidRPr="00E45913" w:rsidRDefault="00376E26" w:rsidP="00153CFA">
            <w:pPr>
              <w:autoSpaceDE w:val="0"/>
              <w:autoSpaceDN w:val="0"/>
              <w:adjustRightInd w:val="0"/>
              <w:rPr>
                <w:rFonts w:ascii="Figtree" w:hAnsi="Figtree" w:cs="Arial"/>
                <w:sz w:val="20"/>
                <w:szCs w:val="20"/>
              </w:rPr>
            </w:pPr>
            <w:r w:rsidRPr="00E45913">
              <w:rPr>
                <w:rFonts w:ascii="Figtree" w:hAnsi="Figtree" w:cs="Arial"/>
                <w:sz w:val="20"/>
                <w:szCs w:val="20"/>
              </w:rPr>
              <w:t xml:space="preserve">As a member of the Equity Release Council, </w:t>
            </w:r>
            <w:r w:rsidR="00153CFA" w:rsidRPr="00E45913">
              <w:rPr>
                <w:rFonts w:ascii="Figtree" w:hAnsi="Figtree" w:cs="Arial"/>
                <w:sz w:val="20"/>
                <w:szCs w:val="20"/>
              </w:rPr>
              <w:t>more2life</w:t>
            </w:r>
            <w:r w:rsidRPr="00E45913">
              <w:rPr>
                <w:rFonts w:ascii="Figtree" w:hAnsi="Figtree" w:cs="Arial"/>
                <w:sz w:val="20"/>
                <w:szCs w:val="20"/>
              </w:rPr>
              <w:t xml:space="preserve"> Limited requires that an independent firm of solicitors act</w:t>
            </w:r>
            <w:r w:rsidR="00153CFA" w:rsidRPr="00E45913">
              <w:rPr>
                <w:rFonts w:ascii="Figtree" w:hAnsi="Figtree" w:cs="Arial"/>
                <w:sz w:val="20"/>
                <w:szCs w:val="20"/>
              </w:rPr>
              <w:t xml:space="preserve"> on your behalf</w:t>
            </w:r>
            <w:r w:rsidRPr="00E45913">
              <w:rPr>
                <w:rFonts w:ascii="Figtree" w:hAnsi="Figtree" w:cs="Arial"/>
                <w:sz w:val="20"/>
                <w:szCs w:val="20"/>
              </w:rPr>
              <w:t xml:space="preserve">. Your solicitor will sign a certificate confirming they have explained the features and conditions of the lifetime mortgage to you. </w:t>
            </w:r>
          </w:p>
        </w:tc>
      </w:tr>
    </w:tbl>
    <w:p w14:paraId="35FA6C31" w14:textId="77777777" w:rsidR="00BB1AB7" w:rsidRPr="00E45913" w:rsidRDefault="00BB1AB7">
      <w:pPr>
        <w:tabs>
          <w:tab w:val="left" w:pos="8145"/>
        </w:tabs>
        <w:autoSpaceDE w:val="0"/>
        <w:autoSpaceDN w:val="0"/>
        <w:adjustRightInd w:val="0"/>
        <w:spacing w:after="0" w:line="240" w:lineRule="auto"/>
        <w:rPr>
          <w:rFonts w:ascii="Figtree" w:hAnsi="Figtree" w:cs="Arial"/>
          <w:sz w:val="20"/>
          <w:szCs w:val="20"/>
        </w:rPr>
      </w:pPr>
    </w:p>
    <w:p w14:paraId="76C4B545" w14:textId="77777777" w:rsidR="00931886" w:rsidRPr="00E45913" w:rsidRDefault="00931886">
      <w:pPr>
        <w:tabs>
          <w:tab w:val="left" w:pos="8145"/>
        </w:tabs>
        <w:autoSpaceDE w:val="0"/>
        <w:autoSpaceDN w:val="0"/>
        <w:adjustRightInd w:val="0"/>
        <w:spacing w:after="0" w:line="240" w:lineRule="auto"/>
        <w:rPr>
          <w:rFonts w:ascii="Figtree" w:hAnsi="Figtree" w:cs="Arial"/>
          <w:sz w:val="20"/>
          <w:szCs w:val="20"/>
        </w:rPr>
      </w:pPr>
    </w:p>
    <w:tbl>
      <w:tblPr>
        <w:tblpPr w:leftFromText="180" w:rightFromText="180" w:vertAnchor="text" w:horzAnchor="margin" w:tblpY="16"/>
        <w:tblW w:w="9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62"/>
      </w:tblGrid>
      <w:tr w:rsidR="00BB1AB7" w:rsidRPr="00E45913" w14:paraId="2A8E919C" w14:textId="77777777">
        <w:trPr>
          <w:trHeight w:val="415"/>
        </w:trPr>
        <w:tc>
          <w:tcPr>
            <w:tcW w:w="9262" w:type="dxa"/>
            <w:shd w:val="clear" w:color="auto" w:fill="9CC2E5" w:themeFill="accent1" w:themeFillTint="99"/>
            <w:vAlign w:val="center"/>
          </w:tcPr>
          <w:p w14:paraId="63156865" w14:textId="77777777" w:rsidR="00BB1AB7" w:rsidRPr="00E45913" w:rsidRDefault="00BB1AB7">
            <w:pPr>
              <w:autoSpaceDE w:val="0"/>
              <w:autoSpaceDN w:val="0"/>
              <w:adjustRightInd w:val="0"/>
              <w:spacing w:after="0" w:line="240" w:lineRule="auto"/>
              <w:rPr>
                <w:rFonts w:ascii="Figtree" w:hAnsi="Figtree" w:cs="Arial"/>
                <w:sz w:val="8"/>
                <w:szCs w:val="8"/>
              </w:rPr>
            </w:pPr>
          </w:p>
          <w:p w14:paraId="4752C74D" w14:textId="77777777" w:rsidR="00BB1AB7" w:rsidRPr="00E45913" w:rsidRDefault="00376E26">
            <w:pPr>
              <w:autoSpaceDE w:val="0"/>
              <w:autoSpaceDN w:val="0"/>
              <w:adjustRightInd w:val="0"/>
              <w:spacing w:after="0" w:line="240" w:lineRule="auto"/>
              <w:rPr>
                <w:rFonts w:ascii="Figtree" w:hAnsi="Figtree" w:cs="Arial"/>
                <w:b/>
                <w:sz w:val="20"/>
                <w:szCs w:val="20"/>
              </w:rPr>
            </w:pPr>
            <w:r w:rsidRPr="00E45913">
              <w:rPr>
                <w:rFonts w:ascii="Figtree" w:hAnsi="Figtree" w:cs="Arial"/>
                <w:sz w:val="20"/>
                <w:szCs w:val="20"/>
              </w:rPr>
              <w:br w:type="page"/>
            </w:r>
            <w:r w:rsidRPr="00E45913">
              <w:rPr>
                <w:rFonts w:ascii="Figtree" w:hAnsi="Figtree" w:cs="Arial"/>
                <w:b/>
                <w:sz w:val="20"/>
                <w:szCs w:val="20"/>
              </w:rPr>
              <w:t>7. Risks – important things you must consider</w:t>
            </w:r>
          </w:p>
          <w:p w14:paraId="4DB4C24B" w14:textId="77777777" w:rsidR="00BB1AB7" w:rsidRPr="00E45913" w:rsidRDefault="00BB1AB7">
            <w:pPr>
              <w:autoSpaceDE w:val="0"/>
              <w:autoSpaceDN w:val="0"/>
              <w:adjustRightInd w:val="0"/>
              <w:spacing w:after="0" w:line="240" w:lineRule="auto"/>
              <w:rPr>
                <w:rFonts w:ascii="Figtree" w:hAnsi="Figtree" w:cs="Arial"/>
                <w:b/>
                <w:sz w:val="8"/>
                <w:szCs w:val="8"/>
              </w:rPr>
            </w:pPr>
          </w:p>
        </w:tc>
      </w:tr>
      <w:tr w:rsidR="00BB1AB7" w:rsidRPr="00E45913" w14:paraId="40EEE411" w14:textId="77777777">
        <w:tc>
          <w:tcPr>
            <w:tcW w:w="9262" w:type="dxa"/>
            <w:vAlign w:val="center"/>
          </w:tcPr>
          <w:p w14:paraId="3A74E9C2" w14:textId="77777777" w:rsidR="00BB1AB7" w:rsidRPr="00E45913" w:rsidRDefault="00BB1AB7">
            <w:pPr>
              <w:autoSpaceDE w:val="0"/>
              <w:autoSpaceDN w:val="0"/>
              <w:adjustRightInd w:val="0"/>
              <w:spacing w:after="0" w:line="240" w:lineRule="auto"/>
              <w:rPr>
                <w:rFonts w:ascii="Figtree" w:hAnsi="Figtree" w:cs="Arial"/>
                <w:sz w:val="8"/>
                <w:szCs w:val="8"/>
              </w:rPr>
            </w:pPr>
          </w:p>
          <w:p w14:paraId="32389A62" w14:textId="1632D1D2" w:rsidR="00BB1AB7" w:rsidRPr="00E45913" w:rsidRDefault="00376E26">
            <w:pPr>
              <w:rPr>
                <w:rFonts w:ascii="Figtree" w:hAnsi="Figtree" w:cs="Arial"/>
                <w:bCs/>
                <w:sz w:val="20"/>
                <w:szCs w:val="20"/>
              </w:rPr>
            </w:pPr>
            <w:r w:rsidRPr="00E45913">
              <w:rPr>
                <w:rFonts w:ascii="Figtree" w:hAnsi="Figtree" w:cs="Arial"/>
                <w:bCs/>
                <w:sz w:val="20"/>
                <w:szCs w:val="20"/>
              </w:rPr>
              <w:t xml:space="preserve">1. The FCA require that this illustration is on an estimated term, as detailed in </w:t>
            </w:r>
            <w:r w:rsidR="00C54944" w:rsidRPr="00E45913">
              <w:rPr>
                <w:rFonts w:ascii="Figtree" w:hAnsi="Figtree" w:cs="Arial"/>
                <w:bCs/>
                <w:sz w:val="20"/>
                <w:szCs w:val="20"/>
              </w:rPr>
              <w:t>S</w:t>
            </w:r>
            <w:r w:rsidRPr="00E45913">
              <w:rPr>
                <w:rFonts w:ascii="Figtree" w:hAnsi="Figtree" w:cs="Arial"/>
                <w:bCs/>
                <w:sz w:val="20"/>
                <w:szCs w:val="20"/>
              </w:rPr>
              <w:t xml:space="preserve">ection 5, but remember that the actual term of this lifetime mortgage is not fixed and could be longer or shorter. If you are still living in your own home at the end of this term, the lifetime mortgage will continue to run and the amount you owe will continue to increase. </w:t>
            </w:r>
          </w:p>
          <w:p w14:paraId="40877273" w14:textId="1E12E475" w:rsidR="00BB1AB7" w:rsidRPr="00E45913" w:rsidRDefault="00376E26">
            <w:pPr>
              <w:rPr>
                <w:rFonts w:ascii="Figtree" w:hAnsi="Figtree" w:cs="Arial"/>
                <w:bCs/>
                <w:sz w:val="20"/>
                <w:szCs w:val="20"/>
              </w:rPr>
            </w:pPr>
            <w:r w:rsidRPr="00E45913">
              <w:rPr>
                <w:rFonts w:ascii="Figtree" w:hAnsi="Figtree" w:cs="Arial"/>
                <w:bCs/>
                <w:sz w:val="20"/>
                <w:szCs w:val="20"/>
              </w:rPr>
              <w:t xml:space="preserve">2. </w:t>
            </w:r>
            <w:r w:rsidR="00153CFA" w:rsidRPr="00E45913">
              <w:rPr>
                <w:rFonts w:ascii="Figtree" w:hAnsi="Figtree" w:cs="Arial"/>
                <w:bCs/>
                <w:sz w:val="20"/>
                <w:szCs w:val="20"/>
              </w:rPr>
              <w:t>more2life</w:t>
            </w:r>
            <w:r w:rsidRPr="00E45913">
              <w:rPr>
                <w:rFonts w:ascii="Figtree" w:hAnsi="Figtree" w:cs="Arial"/>
                <w:bCs/>
                <w:sz w:val="20"/>
                <w:szCs w:val="20"/>
              </w:rPr>
              <w:t xml:space="preserve"> Limited has the right to take legal action to repossess your house in the following circumstances: </w:t>
            </w:r>
          </w:p>
          <w:p w14:paraId="273E7F3E" w14:textId="0C0A128D" w:rsidR="00BB1AB7" w:rsidRPr="00E45913" w:rsidRDefault="00376E26">
            <w:pPr>
              <w:rPr>
                <w:rFonts w:ascii="Figtree" w:hAnsi="Figtree" w:cs="Arial"/>
                <w:bCs/>
                <w:sz w:val="20"/>
                <w:szCs w:val="20"/>
              </w:rPr>
            </w:pPr>
            <w:r w:rsidRPr="00E45913">
              <w:rPr>
                <w:rFonts w:ascii="Figtree" w:hAnsi="Figtree" w:cs="Arial"/>
                <w:bCs/>
                <w:sz w:val="20"/>
                <w:szCs w:val="20"/>
              </w:rPr>
              <w:t xml:space="preserve">(a) the property not being sold within </w:t>
            </w:r>
            <w:ins w:id="11" w:author="Cleo Diggins" w:date="2025-11-13T09:26:00Z" w16du:dateUtc="2025-11-13T09:26:00Z">
              <w:r w:rsidR="0074741D">
                <w:rPr>
                  <w:rFonts w:ascii="Figtree" w:hAnsi="Figtree" w:cs="Arial"/>
                  <w:bCs/>
                  <w:sz w:val="20"/>
                  <w:szCs w:val="20"/>
                </w:rPr>
                <w:t>[</w:t>
              </w:r>
              <w:commentRangeStart w:id="12"/>
              <w:commentRangeStart w:id="13"/>
              <w:commentRangeStart w:id="14"/>
              <w:r w:rsidR="0074741D">
                <w:rPr>
                  <w:rFonts w:ascii="Figtree" w:hAnsi="Figtree" w:cs="Arial"/>
                  <w:bCs/>
                  <w:sz w:val="20"/>
                  <w:szCs w:val="20"/>
                </w:rPr>
                <w:t>X</w:t>
              </w:r>
              <w:commentRangeEnd w:id="12"/>
              <w:r w:rsidR="0074741D">
                <w:rPr>
                  <w:rStyle w:val="CommentReference"/>
                  <w:rFonts w:ascii="Figtree" w:hAnsi="Figtree" w:cs="Arial"/>
                  <w:bCs/>
                  <w:sz w:val="20"/>
                  <w:szCs w:val="20"/>
                </w:rPr>
                <w:commentReference w:id="12"/>
              </w:r>
            </w:ins>
            <w:commentRangeEnd w:id="13"/>
            <w:r w:rsidR="002B733F">
              <w:rPr>
                <w:rStyle w:val="CommentReference"/>
                <w:rFonts w:ascii="Figtree" w:hAnsi="Figtree" w:cs="Arial"/>
                <w:bCs/>
                <w:sz w:val="20"/>
                <w:szCs w:val="20"/>
              </w:rPr>
              <w:commentReference w:id="13"/>
            </w:r>
            <w:commentRangeEnd w:id="14"/>
            <w:r w:rsidR="005407CC">
              <w:rPr>
                <w:rStyle w:val="CommentReference"/>
                <w:rFonts w:ascii="Figtree" w:hAnsi="Figtree" w:cs="Arial"/>
                <w:bCs/>
                <w:sz w:val="20"/>
                <w:szCs w:val="20"/>
              </w:rPr>
              <w:commentReference w:id="14"/>
            </w:r>
            <w:ins w:id="15" w:author="Cleo Diggins" w:date="2025-11-13T09:26:00Z" w16du:dateUtc="2025-11-13T09:26:00Z">
              <w:r w:rsidR="0074741D">
                <w:rPr>
                  <w:rFonts w:ascii="Figtree" w:hAnsi="Figtree" w:cs="Arial"/>
                  <w:bCs/>
                  <w:sz w:val="20"/>
                  <w:szCs w:val="20"/>
                </w:rPr>
                <w:t>]</w:t>
              </w:r>
            </w:ins>
            <w:del w:id="16" w:author="Cleo Diggins" w:date="2025-11-13T09:26:00Z" w16du:dateUtc="2025-11-13T09:26:00Z">
              <w:r w:rsidRPr="00E45913" w:rsidDel="0074741D">
                <w:rPr>
                  <w:rFonts w:ascii="Figtree" w:hAnsi="Figtree" w:cs="Arial"/>
                  <w:bCs/>
                  <w:sz w:val="20"/>
                  <w:szCs w:val="20"/>
                </w:rPr>
                <w:delText xml:space="preserve">12 </w:delText>
              </w:r>
            </w:del>
            <w:r w:rsidRPr="00E45913">
              <w:rPr>
                <w:rFonts w:ascii="Figtree" w:hAnsi="Figtree" w:cs="Arial"/>
                <w:bCs/>
                <w:sz w:val="20"/>
                <w:szCs w:val="20"/>
              </w:rPr>
              <w:t xml:space="preserve">months of your death (or, in the case of joint borrowers of the death of the last borrower) or your entering long-term care (or, in the case of joint borrowers of the last borrower entering long-term care) or otherwise vacating the property; (b) compulsory purchase or requisition of all or any part of the property; (c) false information or omission in information given to </w:t>
            </w:r>
            <w:r w:rsidR="00153CFA" w:rsidRPr="00E45913">
              <w:rPr>
                <w:rFonts w:ascii="Figtree" w:hAnsi="Figtree" w:cs="Arial"/>
                <w:bCs/>
                <w:sz w:val="20"/>
                <w:szCs w:val="20"/>
              </w:rPr>
              <w:t>more2life</w:t>
            </w:r>
            <w:r w:rsidRPr="00E45913">
              <w:rPr>
                <w:rFonts w:ascii="Figtree" w:hAnsi="Figtree" w:cs="Arial"/>
                <w:bCs/>
                <w:sz w:val="20"/>
                <w:szCs w:val="20"/>
              </w:rPr>
              <w:t xml:space="preserve"> Limited, including fraud or money laundering; (d) any failure to notify and co-operate with </w:t>
            </w:r>
            <w:r w:rsidR="00153CFA" w:rsidRPr="00E45913">
              <w:rPr>
                <w:rFonts w:ascii="Figtree" w:hAnsi="Figtree" w:cs="Arial"/>
                <w:bCs/>
                <w:sz w:val="20"/>
                <w:szCs w:val="20"/>
              </w:rPr>
              <w:t>more2life</w:t>
            </w:r>
            <w:r w:rsidRPr="00E45913">
              <w:rPr>
                <w:rFonts w:ascii="Figtree" w:hAnsi="Figtree" w:cs="Arial"/>
                <w:bCs/>
                <w:sz w:val="20"/>
                <w:szCs w:val="20"/>
              </w:rPr>
              <w:t xml:space="preserve"> Limited in relation to an environmental notice issued under the provisions of the Environmental Protection Act 1990 or the </w:t>
            </w:r>
            <w:r w:rsidR="002F5602" w:rsidRPr="002F5602">
              <w:rPr>
                <w:rFonts w:ascii="Figtree" w:hAnsi="Figtree" w:cs="Arial"/>
                <w:bCs/>
                <w:sz w:val="20"/>
                <w:szCs w:val="20"/>
                <w:highlight w:val="yellow"/>
              </w:rPr>
              <w:t>(If SecurityCountry = England OR Wales show:</w:t>
            </w:r>
            <w:r w:rsidRPr="00E45913">
              <w:rPr>
                <w:rFonts w:ascii="Figtree" w:hAnsi="Figtree" w:cs="Arial"/>
                <w:bCs/>
                <w:sz w:val="20"/>
                <w:szCs w:val="20"/>
              </w:rPr>
              <w:t>Water Resources Act 1991</w:t>
            </w:r>
            <w:r w:rsidR="00996EDD" w:rsidRPr="00996EDD">
              <w:rPr>
                <w:rFonts w:ascii="Figtree" w:hAnsi="Figtree" w:cs="Arial"/>
                <w:bCs/>
                <w:sz w:val="20"/>
                <w:szCs w:val="20"/>
                <w:highlight w:val="yellow"/>
              </w:rPr>
              <w:t>)</w:t>
            </w:r>
            <w:r w:rsidR="00996EDD" w:rsidRPr="0021690B">
              <w:rPr>
                <w:rFonts w:ascii="Figtree" w:hAnsi="Figtree" w:cs="Arial"/>
                <w:bCs/>
                <w:sz w:val="20"/>
                <w:szCs w:val="20"/>
                <w:highlight w:val="yellow"/>
              </w:rPr>
              <w:t>(If SecurityCountry = Scotland show:</w:t>
            </w:r>
            <w:r w:rsidRPr="00E45913">
              <w:rPr>
                <w:rFonts w:ascii="Figtree" w:hAnsi="Figtree" w:cs="Arial"/>
                <w:bCs/>
                <w:sz w:val="20"/>
                <w:szCs w:val="20"/>
              </w:rPr>
              <w:t>Water (Scotland) Act 1980</w:t>
            </w:r>
            <w:r w:rsidR="0021690B" w:rsidRPr="0021690B">
              <w:rPr>
                <w:rFonts w:ascii="Figtree" w:hAnsi="Figtree" w:cs="Arial"/>
                <w:bCs/>
                <w:sz w:val="20"/>
                <w:szCs w:val="20"/>
                <w:highlight w:val="yellow"/>
              </w:rPr>
              <w:t>)</w:t>
            </w:r>
            <w:r w:rsidRPr="00E45913">
              <w:rPr>
                <w:rFonts w:ascii="Figtree" w:hAnsi="Figtree" w:cs="Arial"/>
                <w:bCs/>
                <w:sz w:val="20"/>
                <w:szCs w:val="20"/>
              </w:rPr>
              <w:t xml:space="preserve"> relating to your property or a neighbouring property; (e) you use or permit the property to be used otherwise than solely as a private residence; (f) you are or become bankrupt or enter into a composition or other arrangement with any of your creditors or you have been found by a court of competent jurisdiction to have been engaged in criminal activity; or (g) you are in default under the mortgage conditions.</w:t>
            </w:r>
          </w:p>
          <w:p w14:paraId="23A442B8" w14:textId="63D59FB6" w:rsidR="00BB1AB7" w:rsidRPr="00E45913" w:rsidRDefault="00376E26">
            <w:pPr>
              <w:rPr>
                <w:rFonts w:ascii="Figtree" w:hAnsi="Figtree" w:cs="Arial"/>
                <w:bCs/>
                <w:sz w:val="20"/>
                <w:szCs w:val="20"/>
              </w:rPr>
            </w:pPr>
            <w:r w:rsidRPr="00E45913">
              <w:rPr>
                <w:rFonts w:ascii="Figtree" w:hAnsi="Figtree" w:cs="Arial"/>
                <w:bCs/>
                <w:sz w:val="20"/>
                <w:szCs w:val="20"/>
              </w:rPr>
              <w:t xml:space="preserve">3. If negative equity arises, this will be dealt with under the </w:t>
            </w:r>
            <w:r w:rsidR="00153CFA" w:rsidRPr="00E45913">
              <w:rPr>
                <w:rFonts w:ascii="Figtree" w:hAnsi="Figtree" w:cs="Arial"/>
                <w:bCs/>
                <w:sz w:val="20"/>
                <w:szCs w:val="20"/>
              </w:rPr>
              <w:t>N</w:t>
            </w:r>
            <w:r w:rsidRPr="00E45913">
              <w:rPr>
                <w:rFonts w:ascii="Figtree" w:hAnsi="Figtree" w:cs="Arial"/>
                <w:bCs/>
                <w:sz w:val="20"/>
                <w:szCs w:val="20"/>
              </w:rPr>
              <w:t xml:space="preserve">o Negative Equity Guarantee as set out in Section 6. If your home is sold for more than the outstanding lifetime mortgage balance, which includes interest, any unpaid charges and costs, you or your estate will receive the difference. </w:t>
            </w:r>
          </w:p>
          <w:p w14:paraId="6FA05479" w14:textId="07630047" w:rsidR="00BB1AB7" w:rsidRPr="00E45913" w:rsidRDefault="00376E26">
            <w:pPr>
              <w:rPr>
                <w:rFonts w:ascii="Figtree" w:hAnsi="Figtree" w:cs="Arial"/>
                <w:bCs/>
                <w:sz w:val="20"/>
                <w:szCs w:val="20"/>
              </w:rPr>
            </w:pPr>
            <w:r w:rsidRPr="00E45913">
              <w:rPr>
                <w:rFonts w:ascii="Figtree" w:hAnsi="Figtree" w:cs="Arial"/>
                <w:bCs/>
                <w:sz w:val="20"/>
                <w:szCs w:val="20"/>
              </w:rPr>
              <w:t>4. If you move home and want to transfer this lifetime mortgage to the new property, you can do so if the new property meets our lending criteria. You may have to pay a Valuation Fee,</w:t>
            </w:r>
            <w:r w:rsidR="00800595" w:rsidRPr="00E45913">
              <w:rPr>
                <w:rFonts w:ascii="Figtree" w:hAnsi="Figtree" w:cs="Arial"/>
                <w:bCs/>
                <w:sz w:val="20"/>
                <w:szCs w:val="20"/>
              </w:rPr>
              <w:t xml:space="preserve"> Arrangement Fee</w:t>
            </w:r>
            <w:r w:rsidRPr="00E45913">
              <w:rPr>
                <w:rFonts w:ascii="Figtree" w:hAnsi="Figtree" w:cs="Arial"/>
                <w:bCs/>
                <w:sz w:val="20"/>
                <w:szCs w:val="20"/>
              </w:rPr>
              <w:t xml:space="preserve"> and </w:t>
            </w:r>
            <w:r w:rsidR="00800595" w:rsidRPr="00E45913">
              <w:rPr>
                <w:rFonts w:ascii="Figtree" w:hAnsi="Figtree" w:cs="Arial"/>
                <w:bCs/>
                <w:sz w:val="20"/>
                <w:szCs w:val="20"/>
              </w:rPr>
              <w:t>our and</w:t>
            </w:r>
            <w:r w:rsidRPr="00E45913">
              <w:rPr>
                <w:rFonts w:ascii="Figtree" w:hAnsi="Figtree" w:cs="Arial"/>
                <w:bCs/>
                <w:sz w:val="20"/>
                <w:szCs w:val="20"/>
              </w:rPr>
              <w:t xml:space="preserve"> your legal expenses in respect of the new property.  </w:t>
            </w:r>
            <w:r w:rsidR="003561C3" w:rsidRPr="00E45913">
              <w:rPr>
                <w:rFonts w:ascii="Figtree" w:hAnsi="Figtree" w:cs="Arial"/>
                <w:bCs/>
                <w:sz w:val="20"/>
                <w:szCs w:val="20"/>
              </w:rPr>
              <w:t>We may ask you to repay part of the amount outstanding on the lifetime mortgage if the maximum loan available on your new property is lower than the outstanding balance of your existing lifetime mortgage</w:t>
            </w:r>
            <w:r w:rsidRPr="00E45913">
              <w:rPr>
                <w:rFonts w:ascii="Figtree" w:hAnsi="Figtree" w:cs="Arial"/>
                <w:bCs/>
                <w:sz w:val="20"/>
                <w:szCs w:val="20"/>
              </w:rPr>
              <w:t xml:space="preserve">. </w:t>
            </w:r>
          </w:p>
          <w:p w14:paraId="74D598AB" w14:textId="3471F7C5" w:rsidR="00BB1AB7" w:rsidRPr="00E45913" w:rsidRDefault="00376E26">
            <w:pPr>
              <w:rPr>
                <w:rFonts w:ascii="Figtree" w:hAnsi="Figtree" w:cs="Arial"/>
                <w:bCs/>
                <w:sz w:val="20"/>
                <w:szCs w:val="20"/>
              </w:rPr>
            </w:pPr>
            <w:r w:rsidRPr="00E45913">
              <w:rPr>
                <w:rFonts w:ascii="Figtree" w:hAnsi="Figtree" w:cs="Arial"/>
                <w:bCs/>
                <w:sz w:val="20"/>
                <w:szCs w:val="20"/>
              </w:rPr>
              <w:t xml:space="preserve">5. If you </w:t>
            </w:r>
            <w:r w:rsidR="001427E4" w:rsidRPr="00E45913">
              <w:rPr>
                <w:rFonts w:ascii="Figtree" w:hAnsi="Figtree"/>
              </w:rPr>
              <w:t>(</w:t>
            </w:r>
            <w:r w:rsidR="001427E4" w:rsidRPr="00E45913">
              <w:rPr>
                <w:rFonts w:ascii="Figtree" w:hAnsi="Figtree" w:cs="Arial"/>
                <w:bCs/>
                <w:sz w:val="20"/>
                <w:szCs w:val="20"/>
              </w:rPr>
              <w:t xml:space="preserve">or in the case of joint borrowers, the last borrower) </w:t>
            </w:r>
            <w:r w:rsidRPr="00E45913">
              <w:rPr>
                <w:rFonts w:ascii="Figtree" w:hAnsi="Figtree" w:cs="Arial"/>
                <w:bCs/>
                <w:sz w:val="20"/>
                <w:szCs w:val="20"/>
              </w:rPr>
              <w:t>move out of your home</w:t>
            </w:r>
            <w:r w:rsidR="00F05095" w:rsidRPr="00E45913">
              <w:rPr>
                <w:rFonts w:ascii="Figtree" w:hAnsi="Figtree" w:cs="Arial"/>
                <w:bCs/>
                <w:sz w:val="20"/>
                <w:szCs w:val="20"/>
              </w:rPr>
              <w:t xml:space="preserve"> permanently</w:t>
            </w:r>
            <w:r w:rsidRPr="00E45913">
              <w:rPr>
                <w:rFonts w:ascii="Figtree" w:hAnsi="Figtree" w:cs="Arial"/>
                <w:bCs/>
                <w:sz w:val="20"/>
                <w:szCs w:val="20"/>
              </w:rPr>
              <w:t xml:space="preserve"> into </w:t>
            </w:r>
            <w:r w:rsidR="00F05095" w:rsidRPr="00E45913">
              <w:rPr>
                <w:rFonts w:ascii="Figtree" w:hAnsi="Figtree" w:cs="Arial"/>
                <w:bCs/>
                <w:sz w:val="20"/>
                <w:szCs w:val="20"/>
              </w:rPr>
              <w:t>a</w:t>
            </w:r>
            <w:r w:rsidRPr="00E45913">
              <w:rPr>
                <w:rFonts w:ascii="Figtree" w:hAnsi="Figtree" w:cs="Arial"/>
                <w:bCs/>
                <w:sz w:val="20"/>
                <w:szCs w:val="20"/>
              </w:rPr>
              <w:t xml:space="preserve"> residential care </w:t>
            </w:r>
            <w:r w:rsidR="00F05095" w:rsidRPr="00E45913">
              <w:rPr>
                <w:rFonts w:ascii="Figtree" w:hAnsi="Figtree" w:cs="Arial"/>
                <w:bCs/>
                <w:sz w:val="20"/>
                <w:szCs w:val="20"/>
              </w:rPr>
              <w:t xml:space="preserve">home or to live with relatives </w:t>
            </w:r>
            <w:r w:rsidRPr="00E45913">
              <w:rPr>
                <w:rFonts w:ascii="Figtree" w:hAnsi="Figtree" w:cs="Arial"/>
                <w:bCs/>
                <w:sz w:val="20"/>
                <w:szCs w:val="20"/>
              </w:rPr>
              <w:t xml:space="preserve">the lifetime mortgage </w:t>
            </w:r>
            <w:r w:rsidR="001427E4" w:rsidRPr="00E45913">
              <w:rPr>
                <w:rFonts w:ascii="Figtree" w:hAnsi="Figtree" w:cs="Arial"/>
                <w:bCs/>
                <w:sz w:val="20"/>
                <w:szCs w:val="20"/>
              </w:rPr>
              <w:t xml:space="preserve">must be </w:t>
            </w:r>
            <w:r w:rsidRPr="00E45913">
              <w:rPr>
                <w:rFonts w:ascii="Figtree" w:hAnsi="Figtree" w:cs="Arial"/>
                <w:bCs/>
                <w:sz w:val="20"/>
                <w:szCs w:val="20"/>
              </w:rPr>
              <w:t xml:space="preserve">repaid. </w:t>
            </w:r>
            <w:r w:rsidR="001427E4" w:rsidRPr="00E45913">
              <w:rPr>
                <w:rFonts w:ascii="Figtree" w:hAnsi="Figtree" w:cs="Arial"/>
                <w:bCs/>
                <w:sz w:val="20"/>
                <w:szCs w:val="20"/>
              </w:rPr>
              <w:t xml:space="preserve">This is usually done by selling your home. </w:t>
            </w:r>
            <w:r w:rsidR="00482C48" w:rsidRPr="000A4B50">
              <w:rPr>
                <w:rFonts w:ascii="Figtree" w:hAnsi="Figtree" w:cs="Arial"/>
                <w:bCs/>
                <w:sz w:val="20"/>
                <w:szCs w:val="20"/>
                <w:highlight w:val="yellow"/>
              </w:rPr>
              <w:t xml:space="preserve">(If ZeroErc </w:t>
            </w:r>
            <w:r w:rsidR="000A4B50" w:rsidRPr="000A4B50">
              <w:rPr>
                <w:rFonts w:ascii="Figtree" w:hAnsi="Figtree" w:cs="Arial"/>
                <w:bCs/>
                <w:sz w:val="20"/>
                <w:szCs w:val="20"/>
                <w:highlight w:val="yellow"/>
              </w:rPr>
              <w:t>= Yes show:</w:t>
            </w:r>
            <w:r w:rsidRPr="00E45913">
              <w:rPr>
                <w:rFonts w:ascii="Figtree" w:hAnsi="Figtree" w:cs="Arial"/>
                <w:bCs/>
                <w:sz w:val="20"/>
                <w:szCs w:val="20"/>
              </w:rPr>
              <w:t xml:space="preserve">Early repayment charges do not apply if </w:t>
            </w:r>
            <w:r w:rsidR="00F05095" w:rsidRPr="00E45913">
              <w:rPr>
                <w:rFonts w:ascii="Figtree" w:hAnsi="Figtree" w:cs="Arial"/>
                <w:bCs/>
                <w:sz w:val="20"/>
                <w:szCs w:val="20"/>
              </w:rPr>
              <w:t xml:space="preserve">you need to </w:t>
            </w:r>
            <w:r w:rsidR="006F20A8" w:rsidRPr="00E45913">
              <w:rPr>
                <w:rFonts w:ascii="Figtree" w:hAnsi="Figtree" w:cs="Arial"/>
                <w:bCs/>
                <w:sz w:val="20"/>
                <w:szCs w:val="20"/>
              </w:rPr>
              <w:t>m</w:t>
            </w:r>
            <w:r w:rsidR="00F05095" w:rsidRPr="00E45913">
              <w:rPr>
                <w:rFonts w:ascii="Figtree" w:hAnsi="Figtree" w:cs="Arial"/>
                <w:bCs/>
                <w:sz w:val="20"/>
                <w:szCs w:val="20"/>
              </w:rPr>
              <w:t>ove for medical necessity reasons</w:t>
            </w:r>
            <w:r w:rsidR="00EE65B3" w:rsidRPr="00E45913">
              <w:rPr>
                <w:rFonts w:ascii="Figtree" w:hAnsi="Figtree"/>
              </w:rPr>
              <w:t xml:space="preserve"> </w:t>
            </w:r>
            <w:r w:rsidR="00EE65B3" w:rsidRPr="00E45913">
              <w:rPr>
                <w:rFonts w:ascii="Figtree" w:hAnsi="Figtree" w:cs="Arial"/>
                <w:bCs/>
                <w:sz w:val="20"/>
                <w:szCs w:val="20"/>
              </w:rPr>
              <w:t>subject to you providing suitable written evidence from a medical practitioner or suitable specialist</w:t>
            </w:r>
            <w:r w:rsidRPr="00E45913">
              <w:rPr>
                <w:rFonts w:ascii="Figtree" w:hAnsi="Figtree" w:cs="Arial"/>
                <w:bCs/>
                <w:sz w:val="20"/>
                <w:szCs w:val="20"/>
              </w:rPr>
              <w:t xml:space="preserve">. Section 13 of this illustration tells you when </w:t>
            </w:r>
            <w:r w:rsidR="00F05095" w:rsidRPr="00E45913">
              <w:rPr>
                <w:rFonts w:ascii="Figtree" w:hAnsi="Figtree" w:cs="Arial"/>
                <w:bCs/>
                <w:sz w:val="20"/>
                <w:szCs w:val="20"/>
              </w:rPr>
              <w:t xml:space="preserve">early repayment charges </w:t>
            </w:r>
            <w:r w:rsidRPr="00E45913">
              <w:rPr>
                <w:rFonts w:ascii="Figtree" w:hAnsi="Figtree" w:cs="Arial"/>
                <w:bCs/>
                <w:sz w:val="20"/>
                <w:szCs w:val="20"/>
              </w:rPr>
              <w:t>are payable.</w:t>
            </w:r>
            <w:r w:rsidR="000A4B50" w:rsidRPr="000A4B50">
              <w:rPr>
                <w:rFonts w:ascii="Figtree" w:hAnsi="Figtree" w:cs="Arial"/>
                <w:bCs/>
                <w:sz w:val="20"/>
                <w:szCs w:val="20"/>
                <w:highlight w:val="yellow"/>
              </w:rPr>
              <w:t>)</w:t>
            </w:r>
          </w:p>
          <w:p w14:paraId="414EDBEC" w14:textId="75709962" w:rsidR="00BB1AB7" w:rsidRPr="00E45913" w:rsidRDefault="00376E26">
            <w:pPr>
              <w:rPr>
                <w:rFonts w:ascii="Figtree" w:hAnsi="Figtree" w:cs="Arial"/>
                <w:bCs/>
                <w:sz w:val="20"/>
                <w:szCs w:val="20"/>
              </w:rPr>
            </w:pPr>
            <w:r w:rsidRPr="00E45913">
              <w:rPr>
                <w:rFonts w:ascii="Figtree" w:hAnsi="Figtree" w:cs="Arial"/>
                <w:bCs/>
                <w:sz w:val="20"/>
                <w:szCs w:val="20"/>
              </w:rPr>
              <w:t xml:space="preserve">6. If you want someone else to move into your home to live with you, for example; upon marriage/the formation of a civil partnership, or where someone acts as your carer, you must first get </w:t>
            </w:r>
            <w:r w:rsidR="00153CFA" w:rsidRPr="00E45913">
              <w:rPr>
                <w:rFonts w:ascii="Figtree" w:hAnsi="Figtree" w:cs="Arial"/>
                <w:bCs/>
                <w:sz w:val="20"/>
                <w:szCs w:val="20"/>
              </w:rPr>
              <w:t>more2life</w:t>
            </w:r>
            <w:r w:rsidRPr="00E45913">
              <w:rPr>
                <w:rFonts w:ascii="Figtree" w:hAnsi="Figtree" w:cs="Arial"/>
                <w:bCs/>
                <w:sz w:val="20"/>
                <w:szCs w:val="20"/>
              </w:rPr>
              <w:t xml:space="preserve"> Limited to agree before they move in. Otherwise this will breach the terms of your mortgage. Any persons that are </w:t>
            </w:r>
            <w:r w:rsidRPr="00E45913">
              <w:rPr>
                <w:rFonts w:ascii="Figtree" w:hAnsi="Figtree" w:cs="Arial"/>
                <w:bCs/>
                <w:sz w:val="20"/>
                <w:szCs w:val="20"/>
              </w:rPr>
              <w:lastRenderedPageBreak/>
              <w:t xml:space="preserve">currently residing at the property and are not party to the loan may have to sign a waiver in order to continue living in the property. </w:t>
            </w:r>
          </w:p>
          <w:p w14:paraId="0957B3B2" w14:textId="49A6C099" w:rsidR="00BB1AB7" w:rsidRPr="00E45913" w:rsidRDefault="00376E26">
            <w:pPr>
              <w:rPr>
                <w:rFonts w:ascii="Figtree" w:hAnsi="Figtree" w:cs="Arial"/>
                <w:bCs/>
                <w:sz w:val="20"/>
                <w:szCs w:val="20"/>
              </w:rPr>
            </w:pPr>
            <w:r w:rsidRPr="00E45913">
              <w:rPr>
                <w:rFonts w:ascii="Figtree" w:hAnsi="Figtree" w:cs="Arial"/>
                <w:bCs/>
                <w:sz w:val="20"/>
                <w:szCs w:val="20"/>
              </w:rPr>
              <w:t xml:space="preserve">7. You must keep your home in good repair. If you do not keep your home in good repair, </w:t>
            </w:r>
            <w:r w:rsidR="00153CFA" w:rsidRPr="00E45913">
              <w:rPr>
                <w:rFonts w:ascii="Figtree" w:hAnsi="Figtree" w:cs="Arial"/>
                <w:bCs/>
                <w:sz w:val="20"/>
                <w:szCs w:val="20"/>
              </w:rPr>
              <w:t>more2life</w:t>
            </w:r>
            <w:r w:rsidRPr="00E45913">
              <w:rPr>
                <w:rFonts w:ascii="Figtree" w:hAnsi="Figtree" w:cs="Arial"/>
                <w:bCs/>
                <w:sz w:val="20"/>
                <w:szCs w:val="20"/>
              </w:rPr>
              <w:t xml:space="preserve"> Limited has the right to inspect the property and get the repairs done, but they will tell you first if they intend to do this. The cost of any repairs that </w:t>
            </w:r>
            <w:r w:rsidR="00153CFA" w:rsidRPr="00E45913">
              <w:rPr>
                <w:rFonts w:ascii="Figtree" w:hAnsi="Figtree" w:cs="Arial"/>
                <w:bCs/>
                <w:sz w:val="20"/>
                <w:szCs w:val="20"/>
              </w:rPr>
              <w:t>more2life</w:t>
            </w:r>
            <w:r w:rsidRPr="00E45913">
              <w:rPr>
                <w:rFonts w:ascii="Figtree" w:hAnsi="Figtree" w:cs="Arial"/>
                <w:bCs/>
                <w:sz w:val="20"/>
                <w:szCs w:val="20"/>
              </w:rPr>
              <w:t xml:space="preserve"> Limited has to arrange will be added to the amount you owe on this lifetime mortgage. Where such costs are not able to be reclaimed on the sale of the property, they may be excluded from the </w:t>
            </w:r>
            <w:r w:rsidR="00153CFA" w:rsidRPr="00E45913">
              <w:rPr>
                <w:rFonts w:ascii="Figtree" w:hAnsi="Figtree" w:cs="Arial"/>
                <w:bCs/>
                <w:sz w:val="20"/>
                <w:szCs w:val="20"/>
              </w:rPr>
              <w:t>N</w:t>
            </w:r>
            <w:r w:rsidRPr="00E45913">
              <w:rPr>
                <w:rFonts w:ascii="Figtree" w:hAnsi="Figtree" w:cs="Arial"/>
                <w:bCs/>
                <w:sz w:val="20"/>
                <w:szCs w:val="20"/>
              </w:rPr>
              <w:t>o Negative Equity Guarantee (see Section 6).</w:t>
            </w:r>
          </w:p>
          <w:p w14:paraId="049567AB" w14:textId="7613CEC0" w:rsidR="00BB1AB7" w:rsidRPr="00E45913" w:rsidRDefault="00376E26">
            <w:pPr>
              <w:rPr>
                <w:rFonts w:ascii="Figtree" w:hAnsi="Figtree" w:cs="Arial"/>
                <w:bCs/>
                <w:sz w:val="20"/>
                <w:szCs w:val="20"/>
              </w:rPr>
            </w:pPr>
            <w:r w:rsidRPr="00E45913">
              <w:rPr>
                <w:rFonts w:ascii="Figtree" w:hAnsi="Figtree" w:cs="Arial"/>
                <w:bCs/>
                <w:sz w:val="20"/>
                <w:szCs w:val="20"/>
              </w:rPr>
              <w:t xml:space="preserve">8. Taking out this mortgage may affect your ability to claim </w:t>
            </w:r>
            <w:r w:rsidR="00153CFA" w:rsidRPr="00E45913">
              <w:rPr>
                <w:rFonts w:ascii="Figtree" w:hAnsi="Figtree" w:cs="Arial"/>
                <w:bCs/>
                <w:sz w:val="20"/>
                <w:szCs w:val="20"/>
              </w:rPr>
              <w:t>means tested</w:t>
            </w:r>
            <w:r w:rsidRPr="00E45913">
              <w:rPr>
                <w:rFonts w:ascii="Figtree" w:hAnsi="Figtree" w:cs="Arial"/>
                <w:bCs/>
                <w:sz w:val="20"/>
                <w:szCs w:val="20"/>
              </w:rPr>
              <w:t xml:space="preserve"> benefits, and may also affect your tax position. Tax and </w:t>
            </w:r>
            <w:r w:rsidR="00153CFA" w:rsidRPr="00E45913">
              <w:rPr>
                <w:rFonts w:ascii="Figtree" w:hAnsi="Figtree" w:cs="Arial"/>
                <w:bCs/>
                <w:sz w:val="20"/>
                <w:szCs w:val="20"/>
              </w:rPr>
              <w:t>means tested</w:t>
            </w:r>
            <w:r w:rsidRPr="00E45913">
              <w:rPr>
                <w:rFonts w:ascii="Figtree" w:hAnsi="Figtree" w:cs="Arial"/>
                <w:bCs/>
                <w:sz w:val="20"/>
                <w:szCs w:val="20"/>
              </w:rPr>
              <w:t xml:space="preserve"> benefits may change and if you are worried about this and need further advice you should contact HM Revenue &amp; Customs, the Pension Service, Benefits Agency or your local Citizen’s Advice Bureau.</w:t>
            </w:r>
          </w:p>
          <w:p w14:paraId="72B6C0D8" w14:textId="77777777" w:rsidR="00BB1AB7" w:rsidRPr="00E45913" w:rsidRDefault="00376E26">
            <w:pPr>
              <w:rPr>
                <w:rFonts w:ascii="Figtree" w:hAnsi="Figtree" w:cs="Arial"/>
                <w:bCs/>
                <w:sz w:val="20"/>
                <w:szCs w:val="20"/>
              </w:rPr>
            </w:pPr>
            <w:r w:rsidRPr="00E45913">
              <w:rPr>
                <w:rFonts w:ascii="Figtree" w:hAnsi="Figtree" w:cs="Arial"/>
                <w:bCs/>
                <w:sz w:val="20"/>
                <w:szCs w:val="20"/>
              </w:rPr>
              <w:t xml:space="preserve">9. The property must currently be mortgage free, or if there is a mortgage outstanding then this must be either repaid before or at the time the lifetime mortgage begins. You can use the funds released through the lifetime mortgage to do this, but no second or subsequent mortgages over the property will be allowed at any time. </w:t>
            </w:r>
          </w:p>
          <w:p w14:paraId="6811015F" w14:textId="77777777" w:rsidR="00BB1AB7" w:rsidRPr="00E45913" w:rsidRDefault="00376E26">
            <w:pPr>
              <w:rPr>
                <w:rFonts w:ascii="Figtree" w:hAnsi="Figtree" w:cs="Arial"/>
                <w:bCs/>
                <w:sz w:val="20"/>
                <w:szCs w:val="20"/>
              </w:rPr>
            </w:pPr>
            <w:r w:rsidRPr="00E45913">
              <w:rPr>
                <w:rFonts w:ascii="Figtree" w:hAnsi="Figtree" w:cs="Arial"/>
                <w:bCs/>
                <w:sz w:val="20"/>
                <w:szCs w:val="20"/>
              </w:rPr>
              <w:t>10. Once the mortgage has been set up, you will not be able to add another person to it, even if your circumstances change.</w:t>
            </w:r>
          </w:p>
          <w:p w14:paraId="6F6E90B8" w14:textId="77777777" w:rsidR="00BB1AB7" w:rsidRPr="00E45913" w:rsidRDefault="00376E26">
            <w:pPr>
              <w:autoSpaceDE w:val="0"/>
              <w:autoSpaceDN w:val="0"/>
              <w:adjustRightInd w:val="0"/>
              <w:spacing w:after="0" w:line="240" w:lineRule="auto"/>
              <w:rPr>
                <w:rFonts w:ascii="Figtree" w:hAnsi="Figtree" w:cs="Arial"/>
                <w:bCs/>
                <w:sz w:val="20"/>
                <w:szCs w:val="20"/>
              </w:rPr>
            </w:pPr>
            <w:r w:rsidRPr="00E45913">
              <w:rPr>
                <w:rFonts w:ascii="Figtree" w:hAnsi="Figtree" w:cs="Arial"/>
                <w:bCs/>
                <w:sz w:val="20"/>
                <w:szCs w:val="20"/>
              </w:rPr>
              <w:t>11. You have an obligation to maintain buildings insurance on the property that the loan is secured against which must be adequate to cover the cost of rebuilding the property for that period of cover, and note our interest on the property in the policy.</w:t>
            </w:r>
          </w:p>
          <w:p w14:paraId="7FB2E2AB" w14:textId="77777777" w:rsidR="00BB1AB7" w:rsidRPr="00E45913" w:rsidRDefault="00BB1AB7">
            <w:pPr>
              <w:autoSpaceDE w:val="0"/>
              <w:autoSpaceDN w:val="0"/>
              <w:adjustRightInd w:val="0"/>
              <w:spacing w:after="0" w:line="240" w:lineRule="auto"/>
              <w:rPr>
                <w:rFonts w:ascii="Figtree" w:hAnsi="Figtree" w:cs="Arial"/>
                <w:bCs/>
                <w:sz w:val="20"/>
                <w:szCs w:val="20"/>
              </w:rPr>
            </w:pPr>
          </w:p>
          <w:p w14:paraId="0CAEB5D5" w14:textId="5FC1D76C" w:rsidR="00BB1AB7" w:rsidRPr="00E45913" w:rsidRDefault="00376E26">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 xml:space="preserve">12. We may be willing to lend you more in the future, but we have no obligation to do so. Any further borrowing </w:t>
            </w:r>
            <w:r w:rsidR="00235192" w:rsidRPr="00235192">
              <w:rPr>
                <w:rFonts w:ascii="Figtree" w:hAnsi="Figtree" w:cs="Arial"/>
                <w:sz w:val="20"/>
                <w:szCs w:val="20"/>
                <w:highlight w:val="yellow"/>
              </w:rPr>
              <w:t>(If DrawdownAmount &gt;0 show:</w:t>
            </w:r>
            <w:r w:rsidRPr="00E45913">
              <w:rPr>
                <w:rFonts w:ascii="Figtree" w:hAnsi="Figtree" w:cs="Arial"/>
                <w:sz w:val="20"/>
                <w:szCs w:val="20"/>
              </w:rPr>
              <w:t xml:space="preserve">(including drawings of your remaining </w:t>
            </w:r>
            <w:r w:rsidR="008B2239">
              <w:rPr>
                <w:rFonts w:ascii="Figtree" w:hAnsi="Figtree" w:cs="Arial"/>
                <w:sz w:val="20"/>
                <w:szCs w:val="20"/>
              </w:rPr>
              <w:t>drawdown</w:t>
            </w:r>
            <w:r w:rsidRPr="00E45913">
              <w:rPr>
                <w:rFonts w:ascii="Figtree" w:hAnsi="Figtree" w:cs="Arial"/>
                <w:sz w:val="20"/>
                <w:szCs w:val="20"/>
              </w:rPr>
              <w:t xml:space="preserve"> facility)</w:t>
            </w:r>
            <w:r w:rsidR="00235192" w:rsidRPr="00235192">
              <w:rPr>
                <w:rFonts w:ascii="Figtree" w:hAnsi="Figtree" w:cs="Arial"/>
                <w:sz w:val="20"/>
                <w:szCs w:val="20"/>
                <w:highlight w:val="yellow"/>
              </w:rPr>
              <w:t>)</w:t>
            </w:r>
            <w:r w:rsidRPr="00E45913">
              <w:rPr>
                <w:rFonts w:ascii="Figtree" w:hAnsi="Figtree" w:cs="Arial"/>
                <w:sz w:val="20"/>
                <w:szCs w:val="20"/>
              </w:rPr>
              <w:t xml:space="preserve"> will be based on the </w:t>
            </w:r>
            <w:r w:rsidR="00F05095" w:rsidRPr="00E45913">
              <w:rPr>
                <w:rFonts w:ascii="Figtree" w:hAnsi="Figtree" w:cs="Arial"/>
                <w:sz w:val="20"/>
                <w:szCs w:val="20"/>
              </w:rPr>
              <w:t xml:space="preserve">applicable </w:t>
            </w:r>
            <w:r w:rsidRPr="00E45913">
              <w:rPr>
                <w:rFonts w:ascii="Figtree" w:hAnsi="Figtree" w:cs="Arial"/>
                <w:sz w:val="20"/>
                <w:szCs w:val="20"/>
              </w:rPr>
              <w:t>lending criteria</w:t>
            </w:r>
            <w:r w:rsidR="00F05095" w:rsidRPr="00E45913">
              <w:rPr>
                <w:rFonts w:ascii="Figtree" w:hAnsi="Figtree" w:cs="Arial"/>
                <w:sz w:val="20"/>
                <w:szCs w:val="20"/>
              </w:rPr>
              <w:t xml:space="preserve"> at the time of your application</w:t>
            </w:r>
            <w:r w:rsidRPr="00E45913">
              <w:rPr>
                <w:rFonts w:ascii="Figtree" w:hAnsi="Figtree" w:cs="Arial"/>
                <w:sz w:val="20"/>
                <w:szCs w:val="20"/>
              </w:rPr>
              <w:t xml:space="preserve">.  </w:t>
            </w:r>
            <w:r w:rsidR="00057EFB" w:rsidRPr="0079012C">
              <w:rPr>
                <w:rFonts w:ascii="Figtree" w:hAnsi="Figtree" w:cs="Arial"/>
                <w:sz w:val="20"/>
                <w:szCs w:val="20"/>
                <w:highlight w:val="yellow"/>
              </w:rPr>
              <w:t>(If DrawdownAmount &gt;0</w:t>
            </w:r>
            <w:r w:rsidR="0079012C" w:rsidRPr="0079012C">
              <w:rPr>
                <w:rFonts w:ascii="Figtree" w:hAnsi="Figtree" w:cs="Arial"/>
                <w:sz w:val="20"/>
                <w:szCs w:val="20"/>
                <w:highlight w:val="yellow"/>
              </w:rPr>
              <w:t xml:space="preserve"> show:</w:t>
            </w:r>
            <w:r w:rsidRPr="00E45913">
              <w:rPr>
                <w:rFonts w:ascii="Figtree" w:hAnsi="Figtree" w:cs="Arial"/>
                <w:sz w:val="20"/>
                <w:szCs w:val="20"/>
              </w:rPr>
              <w:t xml:space="preserve">The amount of your </w:t>
            </w:r>
            <w:r w:rsidR="008B2239">
              <w:rPr>
                <w:rFonts w:ascii="Figtree" w:hAnsi="Figtree" w:cs="Arial"/>
                <w:sz w:val="20"/>
                <w:szCs w:val="20"/>
              </w:rPr>
              <w:t>drawdown</w:t>
            </w:r>
            <w:r w:rsidRPr="00E45913">
              <w:rPr>
                <w:rFonts w:ascii="Figtree" w:hAnsi="Figtree" w:cs="Arial"/>
                <w:sz w:val="20"/>
                <w:szCs w:val="20"/>
              </w:rPr>
              <w:t xml:space="preserve"> facility is not guaranteed and the facility may be reduced or withdrawn at any time. Please see Section 5 for further details.</w:t>
            </w:r>
            <w:r w:rsidR="0079012C" w:rsidRPr="0079012C">
              <w:rPr>
                <w:rFonts w:ascii="Figtree" w:hAnsi="Figtree" w:cs="Arial"/>
                <w:sz w:val="20"/>
                <w:szCs w:val="20"/>
                <w:highlight w:val="yellow"/>
              </w:rPr>
              <w:t>)</w:t>
            </w:r>
            <w:r w:rsidRPr="00E45913">
              <w:rPr>
                <w:rFonts w:ascii="Figtree" w:hAnsi="Figtree" w:cs="Arial"/>
                <w:sz w:val="20"/>
                <w:szCs w:val="20"/>
              </w:rPr>
              <w:t xml:space="preserve">  </w:t>
            </w:r>
          </w:p>
          <w:p w14:paraId="25825BA9" w14:textId="77777777" w:rsidR="00BB1AB7" w:rsidRPr="00E45913" w:rsidRDefault="00BB1AB7">
            <w:pPr>
              <w:autoSpaceDE w:val="0"/>
              <w:autoSpaceDN w:val="0"/>
              <w:adjustRightInd w:val="0"/>
              <w:spacing w:after="0" w:line="240" w:lineRule="auto"/>
              <w:rPr>
                <w:rFonts w:ascii="Figtree" w:hAnsi="Figtree" w:cs="Arial"/>
                <w:sz w:val="20"/>
                <w:szCs w:val="20"/>
              </w:rPr>
            </w:pPr>
          </w:p>
          <w:p w14:paraId="35F454F2" w14:textId="6E6F99FA" w:rsidR="00BB1AB7" w:rsidRPr="00E45913" w:rsidRDefault="0043728A" w:rsidP="004953FC">
            <w:pPr>
              <w:rPr>
                <w:rFonts w:ascii="Figtree" w:hAnsi="Figtree" w:cstheme="minorHAnsi"/>
                <w:bCs/>
                <w:sz w:val="20"/>
                <w:szCs w:val="20"/>
              </w:rPr>
            </w:pPr>
            <w:r w:rsidRPr="0043728A">
              <w:rPr>
                <w:rFonts w:ascii="Figtree" w:hAnsi="Figtree" w:cstheme="minorHAnsi"/>
                <w:bCs/>
                <w:sz w:val="20"/>
                <w:szCs w:val="20"/>
                <w:highlight w:val="yellow"/>
              </w:rPr>
              <w:t>(If DrawdownAmount &gt;0 show:</w:t>
            </w:r>
            <w:r w:rsidR="00376E26" w:rsidRPr="00E45913">
              <w:rPr>
                <w:rFonts w:ascii="Figtree" w:hAnsi="Figtree" w:cstheme="minorHAnsi"/>
                <w:bCs/>
                <w:sz w:val="20"/>
                <w:szCs w:val="20"/>
              </w:rPr>
              <w:t xml:space="preserve">13. Interest rates may go up before you draw down additional borrowing from your </w:t>
            </w:r>
            <w:r w:rsidR="008B2239">
              <w:rPr>
                <w:rFonts w:ascii="Figtree" w:hAnsi="Figtree" w:cstheme="minorHAnsi"/>
                <w:bCs/>
                <w:sz w:val="20"/>
                <w:szCs w:val="20"/>
              </w:rPr>
              <w:t>drawdown</w:t>
            </w:r>
            <w:r w:rsidR="00376E26" w:rsidRPr="00E45913">
              <w:rPr>
                <w:rFonts w:ascii="Figtree" w:hAnsi="Figtree" w:cstheme="minorHAnsi"/>
                <w:bCs/>
                <w:sz w:val="20"/>
                <w:szCs w:val="20"/>
              </w:rPr>
              <w:t xml:space="preserve"> facility</w:t>
            </w:r>
            <w:r w:rsidR="000043BD" w:rsidRPr="00E45913">
              <w:rPr>
                <w:rFonts w:ascii="Figtree" w:hAnsi="Figtree" w:cstheme="minorHAnsi"/>
                <w:bCs/>
                <w:sz w:val="20"/>
                <w:szCs w:val="20"/>
              </w:rPr>
              <w:t xml:space="preserve"> and the interest rate you receive from us in respect of any additional borrowing may be higher than the interest rate applied to your initial borrowing</w:t>
            </w:r>
            <w:r w:rsidR="00466FF5" w:rsidRPr="00E45913">
              <w:rPr>
                <w:rFonts w:ascii="Figtree" w:hAnsi="Figtree" w:cstheme="minorHAnsi"/>
                <w:bCs/>
                <w:sz w:val="20"/>
                <w:szCs w:val="20"/>
              </w:rPr>
              <w:t xml:space="preserve">. </w:t>
            </w:r>
            <w:r w:rsidR="005B13CF" w:rsidRPr="00E45913">
              <w:rPr>
                <w:rFonts w:ascii="Figtree" w:hAnsi="Figtree" w:cstheme="minorHAnsi"/>
                <w:bCs/>
                <w:sz w:val="20"/>
                <w:szCs w:val="20"/>
              </w:rPr>
              <w:t>H</w:t>
            </w:r>
            <w:r w:rsidR="00376E26" w:rsidRPr="00E45913">
              <w:rPr>
                <w:rFonts w:ascii="Figtree" w:hAnsi="Figtree" w:cstheme="minorHAnsi"/>
                <w:bCs/>
                <w:sz w:val="20"/>
                <w:szCs w:val="20"/>
              </w:rPr>
              <w:t xml:space="preserve">ouse prices may fall meaning that you cannot draw down from the facility. </w:t>
            </w:r>
            <w:r w:rsidR="00376E26" w:rsidRPr="00E45913">
              <w:rPr>
                <w:rFonts w:ascii="Figtree" w:hAnsi="Figtree" w:cstheme="minorHAnsi"/>
                <w:sz w:val="20"/>
                <w:szCs w:val="20"/>
              </w:rPr>
              <w:t xml:space="preserve"> The amount of this facility is not guaranteed and depends on </w:t>
            </w:r>
            <w:r w:rsidR="00153CFA" w:rsidRPr="00E45913">
              <w:rPr>
                <w:rFonts w:ascii="Figtree" w:hAnsi="Figtree" w:cstheme="minorHAnsi"/>
                <w:sz w:val="20"/>
                <w:szCs w:val="20"/>
              </w:rPr>
              <w:t>more2life</w:t>
            </w:r>
            <w:r w:rsidR="00376E26" w:rsidRPr="00E45913">
              <w:rPr>
                <w:rFonts w:ascii="Figtree" w:hAnsi="Figtree" w:cstheme="minorHAnsi"/>
                <w:sz w:val="20"/>
                <w:szCs w:val="20"/>
              </w:rPr>
              <w:t xml:space="preserve"> Limited’s lending criteria at the time.</w:t>
            </w:r>
            <w:r w:rsidRPr="0043728A">
              <w:rPr>
                <w:rFonts w:ascii="Figtree" w:hAnsi="Figtree" w:cstheme="minorHAnsi"/>
                <w:sz w:val="20"/>
                <w:szCs w:val="20"/>
                <w:highlight w:val="yellow"/>
              </w:rPr>
              <w:t>)</w:t>
            </w:r>
          </w:p>
          <w:p w14:paraId="796BA785" w14:textId="77777777" w:rsidR="00BB1AB7" w:rsidRPr="00E45913" w:rsidRDefault="00376E26">
            <w:pPr>
              <w:pStyle w:val="Default"/>
              <w:spacing w:line="226" w:lineRule="atLeast"/>
              <w:ind w:right="367"/>
              <w:rPr>
                <w:rFonts w:ascii="Figtree" w:hAnsi="Figtree"/>
                <w:b/>
                <w:bCs/>
                <w:sz w:val="20"/>
                <w:szCs w:val="20"/>
              </w:rPr>
            </w:pPr>
            <w:r w:rsidRPr="00E45913">
              <w:rPr>
                <w:rFonts w:ascii="Figtree" w:hAnsi="Figtree"/>
                <w:b/>
                <w:bCs/>
                <w:sz w:val="20"/>
                <w:szCs w:val="20"/>
              </w:rPr>
              <w:t>Check that this mortgage will meet your needs if you want your family or others to inherit your home. If you are in doubt, seek independent legal and financial advice.</w:t>
            </w:r>
          </w:p>
          <w:p w14:paraId="320690D4" w14:textId="77777777" w:rsidR="00BB1AB7" w:rsidRPr="00E45913" w:rsidRDefault="00BB1AB7">
            <w:pPr>
              <w:autoSpaceDE w:val="0"/>
              <w:autoSpaceDN w:val="0"/>
              <w:adjustRightInd w:val="0"/>
              <w:spacing w:after="0" w:line="240" w:lineRule="auto"/>
              <w:rPr>
                <w:rFonts w:ascii="Figtree" w:hAnsi="Figtree" w:cs="Arial"/>
                <w:sz w:val="8"/>
                <w:szCs w:val="8"/>
              </w:rPr>
            </w:pPr>
          </w:p>
        </w:tc>
      </w:tr>
    </w:tbl>
    <w:p w14:paraId="27B02BDB" w14:textId="77777777" w:rsidR="00BB1AB7" w:rsidRPr="00E45913" w:rsidRDefault="00BB1AB7">
      <w:pPr>
        <w:autoSpaceDE w:val="0"/>
        <w:autoSpaceDN w:val="0"/>
        <w:adjustRightInd w:val="0"/>
        <w:spacing w:after="0" w:line="240" w:lineRule="auto"/>
        <w:rPr>
          <w:rFonts w:ascii="Figtree" w:hAnsi="Figtree" w:cs="Arial"/>
          <w:sz w:val="20"/>
          <w:szCs w:val="20"/>
        </w:rPr>
      </w:pPr>
    </w:p>
    <w:p w14:paraId="1B3FBC16" w14:textId="77777777" w:rsidR="00B14002" w:rsidRPr="00E45913" w:rsidRDefault="00B14002">
      <w:pPr>
        <w:autoSpaceDE w:val="0"/>
        <w:autoSpaceDN w:val="0"/>
        <w:adjustRightInd w:val="0"/>
        <w:spacing w:after="0" w:line="240" w:lineRule="auto"/>
        <w:rPr>
          <w:rFonts w:ascii="Figtree" w:hAnsi="Figtree" w:cs="Arial"/>
          <w:sz w:val="20"/>
          <w:szCs w:val="20"/>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09"/>
      </w:tblGrid>
      <w:tr w:rsidR="00BB1AB7" w:rsidRPr="00E45913" w14:paraId="3FA0F927" w14:textId="77777777">
        <w:tc>
          <w:tcPr>
            <w:tcW w:w="9209" w:type="dxa"/>
            <w:shd w:val="clear" w:color="auto" w:fill="9CC2E5" w:themeFill="accent1" w:themeFillTint="99"/>
            <w:vAlign w:val="center"/>
          </w:tcPr>
          <w:p w14:paraId="05553565" w14:textId="77777777" w:rsidR="00BB1AB7" w:rsidRPr="00E45913" w:rsidRDefault="00BB1AB7">
            <w:pPr>
              <w:autoSpaceDE w:val="0"/>
              <w:autoSpaceDN w:val="0"/>
              <w:adjustRightInd w:val="0"/>
              <w:spacing w:after="0" w:line="240" w:lineRule="auto"/>
              <w:rPr>
                <w:rFonts w:ascii="Figtree" w:hAnsi="Figtree" w:cs="Arial"/>
                <w:b/>
                <w:sz w:val="8"/>
                <w:szCs w:val="8"/>
              </w:rPr>
            </w:pPr>
          </w:p>
          <w:p w14:paraId="30EE1572" w14:textId="77777777" w:rsidR="00BB1AB7" w:rsidRPr="00E45913" w:rsidRDefault="00376E26">
            <w:pPr>
              <w:autoSpaceDE w:val="0"/>
              <w:autoSpaceDN w:val="0"/>
              <w:adjustRightInd w:val="0"/>
              <w:spacing w:after="0" w:line="240" w:lineRule="auto"/>
              <w:rPr>
                <w:rFonts w:ascii="Figtree" w:hAnsi="Figtree" w:cs="Arial"/>
                <w:b/>
                <w:sz w:val="20"/>
                <w:szCs w:val="20"/>
              </w:rPr>
            </w:pPr>
            <w:r w:rsidRPr="00E45913">
              <w:rPr>
                <w:rFonts w:ascii="Figtree" w:hAnsi="Figtree" w:cs="Arial"/>
                <w:b/>
                <w:sz w:val="20"/>
                <w:szCs w:val="20"/>
              </w:rPr>
              <w:t>8. What you will owe and when</w:t>
            </w:r>
          </w:p>
          <w:p w14:paraId="38B98145" w14:textId="77777777" w:rsidR="00BB1AB7" w:rsidRPr="00E45913" w:rsidRDefault="00BB1AB7">
            <w:pPr>
              <w:autoSpaceDE w:val="0"/>
              <w:autoSpaceDN w:val="0"/>
              <w:adjustRightInd w:val="0"/>
              <w:spacing w:after="0" w:line="240" w:lineRule="auto"/>
              <w:rPr>
                <w:rFonts w:ascii="Figtree" w:hAnsi="Figtree" w:cs="Arial"/>
                <w:b/>
                <w:sz w:val="8"/>
                <w:szCs w:val="8"/>
              </w:rPr>
            </w:pPr>
          </w:p>
        </w:tc>
      </w:tr>
      <w:tr w:rsidR="00BB1AB7" w:rsidRPr="00E45913" w14:paraId="56B63292" w14:textId="77777777">
        <w:tc>
          <w:tcPr>
            <w:tcW w:w="9209" w:type="dxa"/>
            <w:vAlign w:val="center"/>
          </w:tcPr>
          <w:p w14:paraId="1D8312C7" w14:textId="77777777" w:rsidR="00BB1AB7" w:rsidRPr="00E45913" w:rsidRDefault="00BB1AB7">
            <w:pPr>
              <w:autoSpaceDE w:val="0"/>
              <w:autoSpaceDN w:val="0"/>
              <w:adjustRightInd w:val="0"/>
              <w:spacing w:after="0" w:line="240" w:lineRule="auto"/>
              <w:rPr>
                <w:rFonts w:ascii="Figtree" w:hAnsi="Figtree" w:cs="Arial"/>
                <w:b/>
                <w:sz w:val="8"/>
                <w:szCs w:val="8"/>
              </w:rPr>
            </w:pPr>
          </w:p>
          <w:p w14:paraId="48742C51" w14:textId="77777777" w:rsidR="00BB1AB7" w:rsidRPr="00E45913" w:rsidRDefault="00376E26">
            <w:pPr>
              <w:autoSpaceDE w:val="0"/>
              <w:autoSpaceDN w:val="0"/>
              <w:adjustRightInd w:val="0"/>
              <w:rPr>
                <w:rFonts w:ascii="Figtree" w:hAnsi="Figtree" w:cs="Arial"/>
                <w:b/>
                <w:sz w:val="20"/>
                <w:szCs w:val="20"/>
              </w:rPr>
            </w:pPr>
            <w:r w:rsidRPr="00E45913">
              <w:rPr>
                <w:rFonts w:ascii="Figtree" w:hAnsi="Figtree" w:cs="Arial"/>
                <w:b/>
                <w:sz w:val="20"/>
                <w:szCs w:val="20"/>
              </w:rPr>
              <w:t>Projection of Roll-Up of Interest</w:t>
            </w:r>
          </w:p>
          <w:p w14:paraId="2BD4F8F7" w14:textId="692F2C3A" w:rsidR="00BB1AB7" w:rsidRPr="00E45913" w:rsidRDefault="00376E26">
            <w:pPr>
              <w:autoSpaceDE w:val="0"/>
              <w:autoSpaceDN w:val="0"/>
              <w:adjustRightInd w:val="0"/>
              <w:rPr>
                <w:rFonts w:ascii="Figtree" w:hAnsi="Figtree" w:cs="Arial"/>
                <w:sz w:val="20"/>
                <w:szCs w:val="20"/>
              </w:rPr>
            </w:pPr>
            <w:r w:rsidRPr="00E45913">
              <w:rPr>
                <w:rFonts w:ascii="Figtree" w:hAnsi="Figtree" w:cs="Arial"/>
                <w:sz w:val="20"/>
                <w:szCs w:val="20"/>
              </w:rPr>
              <w:t xml:space="preserve">This shows how the amount(s) paid to you and the interest and any fees we charge mount up over </w:t>
            </w:r>
            <w:r w:rsidR="00794C5F" w:rsidRPr="00DF1018">
              <w:rPr>
                <w:rFonts w:ascii="Figtree" w:hAnsi="Figtree" w:cs="Arial"/>
                <w:sz w:val="20"/>
                <w:szCs w:val="20"/>
                <w:highlight w:val="red"/>
              </w:rPr>
              <w:t>&lt;&lt;</w:t>
            </w:r>
            <w:r w:rsidR="004439FC" w:rsidRPr="00DF1018">
              <w:rPr>
                <w:rFonts w:ascii="Figtree" w:hAnsi="Figtree" w:cs="Arial"/>
                <w:sz w:val="20"/>
                <w:szCs w:val="20"/>
                <w:highlight w:val="red"/>
              </w:rPr>
              <w:t>OverallTerm</w:t>
            </w:r>
            <w:r w:rsidR="00DF1018" w:rsidRPr="00DF1018">
              <w:rPr>
                <w:rFonts w:ascii="Figtree" w:hAnsi="Figtree" w:cs="Arial"/>
                <w:sz w:val="20"/>
                <w:szCs w:val="20"/>
                <w:highlight w:val="red"/>
              </w:rPr>
              <w:t>Years</w:t>
            </w:r>
            <w:r w:rsidR="00794C5F" w:rsidRPr="00DF1018">
              <w:rPr>
                <w:rFonts w:ascii="Figtree" w:hAnsi="Figtree" w:cs="Arial"/>
                <w:sz w:val="20"/>
                <w:szCs w:val="20"/>
                <w:highlight w:val="red"/>
              </w:rPr>
              <w:t>&gt;&gt;</w:t>
            </w:r>
            <w:r w:rsidRPr="00E45913">
              <w:rPr>
                <w:rFonts w:ascii="Figtree" w:hAnsi="Figtree" w:cs="Arial"/>
                <w:sz w:val="20"/>
                <w:szCs w:val="20"/>
              </w:rPr>
              <w:t xml:space="preserve"> years. It has been calculated using the current interest rate of </w:t>
            </w:r>
            <w:r w:rsidR="00794C5F" w:rsidRPr="004439FC">
              <w:rPr>
                <w:rFonts w:ascii="Figtree" w:hAnsi="Figtree" w:cs="Arial"/>
                <w:sz w:val="20"/>
                <w:szCs w:val="20"/>
                <w:highlight w:val="yellow"/>
              </w:rPr>
              <w:t>&lt;&lt;</w:t>
            </w:r>
            <w:r w:rsidR="001F619B" w:rsidRPr="004439FC">
              <w:rPr>
                <w:rFonts w:ascii="Figtree" w:hAnsi="Figtree" w:cs="Arial"/>
                <w:sz w:val="20"/>
                <w:szCs w:val="20"/>
                <w:highlight w:val="yellow"/>
              </w:rPr>
              <w:t>MER</w:t>
            </w:r>
            <w:r w:rsidR="00794C5F" w:rsidRPr="004439FC">
              <w:rPr>
                <w:rFonts w:ascii="Figtree" w:hAnsi="Figtree" w:cs="Arial"/>
                <w:sz w:val="20"/>
                <w:szCs w:val="20"/>
                <w:highlight w:val="yellow"/>
              </w:rPr>
              <w:t>&gt;&gt;</w:t>
            </w:r>
            <w:r w:rsidRPr="00E45913">
              <w:rPr>
                <w:rFonts w:ascii="Figtree" w:hAnsi="Figtree" w:cs="Arial"/>
                <w:sz w:val="20"/>
                <w:szCs w:val="20"/>
              </w:rPr>
              <w:t xml:space="preserve">%. Interest is added to the amount you owe monthly. Remember that the mortgage could run for a longer or shorter time than </w:t>
            </w:r>
            <w:r w:rsidR="00794C5F" w:rsidRPr="00DF1018">
              <w:rPr>
                <w:rFonts w:ascii="Figtree" w:hAnsi="Figtree" w:cs="Arial"/>
                <w:sz w:val="20"/>
                <w:szCs w:val="20"/>
                <w:highlight w:val="red"/>
              </w:rPr>
              <w:t>&lt;&lt;</w:t>
            </w:r>
            <w:r w:rsidR="004439FC" w:rsidRPr="00DF1018">
              <w:rPr>
                <w:rFonts w:ascii="Figtree" w:hAnsi="Figtree" w:cs="Arial"/>
                <w:sz w:val="20"/>
                <w:szCs w:val="20"/>
                <w:highlight w:val="red"/>
              </w:rPr>
              <w:t>OverallTerm</w:t>
            </w:r>
            <w:r w:rsidR="00DF1018" w:rsidRPr="00DF1018">
              <w:rPr>
                <w:rFonts w:ascii="Figtree" w:hAnsi="Figtree" w:cs="Arial"/>
                <w:sz w:val="20"/>
                <w:szCs w:val="20"/>
                <w:highlight w:val="red"/>
              </w:rPr>
              <w:t>Years</w:t>
            </w:r>
            <w:r w:rsidR="00794C5F" w:rsidRPr="00DF1018">
              <w:rPr>
                <w:rFonts w:ascii="Figtree" w:hAnsi="Figtree" w:cs="Arial"/>
                <w:sz w:val="20"/>
                <w:szCs w:val="20"/>
                <w:highlight w:val="red"/>
              </w:rPr>
              <w:t>&gt;&gt;</w:t>
            </w:r>
            <w:r w:rsidRPr="00E45913">
              <w:rPr>
                <w:rFonts w:ascii="Figtree" w:hAnsi="Figtree" w:cs="Arial"/>
                <w:sz w:val="20"/>
                <w:szCs w:val="20"/>
              </w:rPr>
              <w:t xml:space="preserve"> years, and if it runs for longer, the amount you owe will carry on increasing. </w:t>
            </w:r>
          </w:p>
          <w:tbl>
            <w:tblPr>
              <w:tblW w:w="0" w:type="auto"/>
              <w:tblCellMar>
                <w:left w:w="0" w:type="dxa"/>
                <w:right w:w="0" w:type="dxa"/>
              </w:tblCellMar>
              <w:tblLook w:val="04A0" w:firstRow="1" w:lastRow="0" w:firstColumn="1" w:lastColumn="0" w:noHBand="0" w:noVBand="1"/>
            </w:tblPr>
            <w:tblGrid>
              <w:gridCol w:w="586"/>
              <w:gridCol w:w="1542"/>
              <w:gridCol w:w="951"/>
              <w:gridCol w:w="1682"/>
              <w:gridCol w:w="2111"/>
              <w:gridCol w:w="2111"/>
            </w:tblGrid>
            <w:tr w:rsidR="00BF4DD9" w:rsidRPr="00E45913" w14:paraId="0515E84C" w14:textId="77777777">
              <w:trPr>
                <w:trHeight w:val="722"/>
              </w:trPr>
              <w:tc>
                <w:tcPr>
                  <w:tcW w:w="591"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hideMark/>
                </w:tcPr>
                <w:p w14:paraId="245FF7E5" w14:textId="77777777" w:rsidR="00BB1AB7" w:rsidRPr="00E45913" w:rsidRDefault="00376E26">
                  <w:pPr>
                    <w:jc w:val="center"/>
                    <w:rPr>
                      <w:rFonts w:ascii="Figtree" w:hAnsi="Figtree" w:cs="Arial"/>
                      <w:b/>
                      <w:bCs/>
                      <w:sz w:val="20"/>
                      <w:szCs w:val="20"/>
                    </w:rPr>
                  </w:pPr>
                  <w:r w:rsidRPr="00E45913">
                    <w:rPr>
                      <w:rFonts w:ascii="Figtree" w:hAnsi="Figtree" w:cs="Arial"/>
                      <w:b/>
                      <w:bCs/>
                      <w:sz w:val="20"/>
                      <w:szCs w:val="20"/>
                    </w:rPr>
                    <w:t>Year</w:t>
                  </w:r>
                </w:p>
              </w:tc>
              <w:tc>
                <w:tcPr>
                  <w:tcW w:w="1559"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10B5CFB4" w14:textId="77777777" w:rsidR="00BB1AB7" w:rsidRPr="00E45913" w:rsidRDefault="00376E26">
                  <w:pPr>
                    <w:jc w:val="center"/>
                    <w:rPr>
                      <w:rFonts w:ascii="Figtree" w:hAnsi="Figtree" w:cs="Arial"/>
                      <w:b/>
                      <w:bCs/>
                      <w:sz w:val="20"/>
                      <w:szCs w:val="20"/>
                    </w:rPr>
                  </w:pPr>
                  <w:r w:rsidRPr="00E45913">
                    <w:rPr>
                      <w:rFonts w:ascii="Figtree" w:hAnsi="Figtree" w:cs="Arial"/>
                      <w:b/>
                      <w:bCs/>
                      <w:sz w:val="20"/>
                      <w:szCs w:val="20"/>
                    </w:rPr>
                    <w:t>Balance at start of year £</w:t>
                  </w:r>
                </w:p>
              </w:tc>
              <w:tc>
                <w:tcPr>
                  <w:tcW w:w="1560" w:type="dxa"/>
                  <w:tcBorders>
                    <w:top w:val="single" w:sz="4" w:space="0" w:color="auto"/>
                    <w:left w:val="nil"/>
                    <w:bottom w:val="single" w:sz="4" w:space="0" w:color="auto"/>
                    <w:right w:val="single" w:sz="4" w:space="0" w:color="auto"/>
                  </w:tcBorders>
                </w:tcPr>
                <w:p w14:paraId="29EDF91E" w14:textId="77777777" w:rsidR="00BB1AB7" w:rsidRPr="00E45913" w:rsidRDefault="00376E26">
                  <w:pPr>
                    <w:jc w:val="center"/>
                    <w:rPr>
                      <w:rFonts w:ascii="Figtree" w:hAnsi="Figtree" w:cs="Arial"/>
                      <w:b/>
                      <w:bCs/>
                      <w:sz w:val="20"/>
                      <w:szCs w:val="20"/>
                    </w:rPr>
                  </w:pPr>
                  <w:commentRangeStart w:id="17"/>
                  <w:commentRangeStart w:id="18"/>
                  <w:r w:rsidRPr="00E45913">
                    <w:rPr>
                      <w:rFonts w:ascii="Figtree" w:hAnsi="Figtree" w:cs="Arial"/>
                      <w:b/>
                      <w:bCs/>
                      <w:sz w:val="20"/>
                      <w:szCs w:val="20"/>
                    </w:rPr>
                    <w:t xml:space="preserve">Amount paid to you </w:t>
                  </w:r>
                  <w:r w:rsidRPr="00E45913">
                    <w:rPr>
                      <w:rFonts w:ascii="Figtree" w:hAnsi="Figtree" w:cs="Arial"/>
                      <w:b/>
                      <w:bCs/>
                      <w:sz w:val="20"/>
                      <w:szCs w:val="20"/>
                    </w:rPr>
                    <w:lastRenderedPageBreak/>
                    <w:t>during the year £</w:t>
                  </w:r>
                  <w:commentRangeEnd w:id="17"/>
                  <w:r w:rsidR="002B7948" w:rsidRPr="00E45913">
                    <w:rPr>
                      <w:rStyle w:val="CommentReference"/>
                      <w:rFonts w:ascii="Figtree" w:hAnsi="Figtree" w:cs="Arial"/>
                      <w:b/>
                      <w:bCs/>
                      <w:sz w:val="20"/>
                      <w:szCs w:val="20"/>
                    </w:rPr>
                    <w:commentReference w:id="17"/>
                  </w:r>
                  <w:commentRangeEnd w:id="18"/>
                  <w:r w:rsidR="0043038A" w:rsidRPr="00E45913">
                    <w:rPr>
                      <w:rStyle w:val="CommentReference"/>
                      <w:rFonts w:ascii="Figtree" w:hAnsi="Figtree" w:cs="Arial"/>
                      <w:b/>
                      <w:bCs/>
                      <w:sz w:val="20"/>
                      <w:szCs w:val="20"/>
                    </w:rPr>
                    <w:commentReference w:id="18"/>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hideMark/>
                </w:tcPr>
                <w:p w14:paraId="297ACDBD" w14:textId="2C597870" w:rsidR="00BB1AB7" w:rsidRPr="00E45913" w:rsidRDefault="00376E26">
                  <w:pPr>
                    <w:jc w:val="center"/>
                    <w:rPr>
                      <w:rFonts w:ascii="Figtree" w:hAnsi="Figtree" w:cs="Arial"/>
                      <w:b/>
                      <w:bCs/>
                      <w:sz w:val="20"/>
                      <w:szCs w:val="20"/>
                    </w:rPr>
                  </w:pPr>
                  <w:r w:rsidRPr="00E45913">
                    <w:rPr>
                      <w:rFonts w:ascii="Figtree" w:hAnsi="Figtree" w:cs="Arial"/>
                      <w:b/>
                      <w:bCs/>
                      <w:sz w:val="20"/>
                      <w:szCs w:val="20"/>
                    </w:rPr>
                    <w:lastRenderedPageBreak/>
                    <w:t xml:space="preserve">Interest charged at </w:t>
                  </w:r>
                  <w:r w:rsidR="00794C5F" w:rsidRPr="00914B57">
                    <w:rPr>
                      <w:rFonts w:ascii="Figtree" w:hAnsi="Figtree" w:cs="Arial"/>
                      <w:b/>
                      <w:bCs/>
                      <w:sz w:val="20"/>
                      <w:szCs w:val="20"/>
                      <w:highlight w:val="yellow"/>
                    </w:rPr>
                    <w:t>&lt;&lt;</w:t>
                  </w:r>
                  <w:r w:rsidR="00177C93" w:rsidRPr="00914B57">
                    <w:rPr>
                      <w:rFonts w:ascii="Figtree" w:hAnsi="Figtree" w:cs="Arial"/>
                      <w:b/>
                      <w:bCs/>
                      <w:sz w:val="20"/>
                      <w:szCs w:val="20"/>
                      <w:highlight w:val="yellow"/>
                    </w:rPr>
                    <w:t>MER</w:t>
                  </w:r>
                  <w:r w:rsidR="00794C5F" w:rsidRPr="00914B57">
                    <w:rPr>
                      <w:rFonts w:ascii="Figtree" w:hAnsi="Figtree" w:cs="Arial"/>
                      <w:b/>
                      <w:bCs/>
                      <w:sz w:val="20"/>
                      <w:szCs w:val="20"/>
                      <w:highlight w:val="yellow"/>
                    </w:rPr>
                    <w:t>&gt;&gt;</w:t>
                  </w:r>
                  <w:r w:rsidRPr="00E45913">
                    <w:rPr>
                      <w:rFonts w:ascii="Figtree" w:hAnsi="Figtree" w:cs="Arial"/>
                      <w:b/>
                      <w:bCs/>
                      <w:sz w:val="20"/>
                      <w:szCs w:val="20"/>
                    </w:rPr>
                    <w:t>% £</w:t>
                  </w:r>
                </w:p>
              </w:tc>
              <w:tc>
                <w:tcPr>
                  <w:tcW w:w="141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67339D54" w14:textId="77777777" w:rsidR="00BB1AB7" w:rsidRPr="00E45913" w:rsidRDefault="00376E26">
                  <w:pPr>
                    <w:jc w:val="center"/>
                    <w:rPr>
                      <w:rFonts w:ascii="Figtree" w:hAnsi="Figtree" w:cs="Arial"/>
                      <w:b/>
                      <w:bCs/>
                      <w:sz w:val="20"/>
                      <w:szCs w:val="20"/>
                    </w:rPr>
                  </w:pPr>
                  <w:r w:rsidRPr="00E45913">
                    <w:rPr>
                      <w:rFonts w:ascii="Figtree" w:hAnsi="Figtree" w:cs="Arial"/>
                      <w:b/>
                      <w:bCs/>
                      <w:sz w:val="20"/>
                      <w:szCs w:val="20"/>
                    </w:rPr>
                    <w:t>Fees charged during the year £</w:t>
                  </w:r>
                </w:p>
              </w:tc>
              <w:tc>
                <w:tcPr>
                  <w:tcW w:w="2135"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42279F45" w14:textId="77777777" w:rsidR="00BB1AB7" w:rsidRPr="00E45913" w:rsidRDefault="00376E26">
                  <w:pPr>
                    <w:jc w:val="center"/>
                    <w:rPr>
                      <w:rFonts w:ascii="Figtree" w:hAnsi="Figtree" w:cs="Arial"/>
                      <w:b/>
                      <w:bCs/>
                      <w:sz w:val="20"/>
                      <w:szCs w:val="20"/>
                    </w:rPr>
                  </w:pPr>
                  <w:r w:rsidRPr="00E45913">
                    <w:rPr>
                      <w:rFonts w:ascii="Figtree" w:hAnsi="Figtree" w:cs="Arial"/>
                      <w:b/>
                      <w:bCs/>
                      <w:sz w:val="20"/>
                      <w:szCs w:val="20"/>
                    </w:rPr>
                    <w:t>What you owe at the end of the year £</w:t>
                  </w:r>
                </w:p>
              </w:tc>
            </w:tr>
            <w:tr w:rsidR="00BF4DD9" w:rsidRPr="00E45913" w14:paraId="3484145B" w14:textId="77777777" w:rsidTr="003A5C21">
              <w:trPr>
                <w:trHeight w:hRule="exact" w:val="357"/>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47D5100" w14:textId="77777777" w:rsidR="00BB1AB7" w:rsidRPr="00E45913" w:rsidRDefault="00376E26">
                  <w:pPr>
                    <w:jc w:val="center"/>
                    <w:rPr>
                      <w:rFonts w:ascii="Figtree" w:hAnsi="Figtree" w:cs="Arial"/>
                      <w:sz w:val="20"/>
                      <w:szCs w:val="20"/>
                    </w:rPr>
                  </w:pPr>
                  <w:r w:rsidRPr="00E45913">
                    <w:rPr>
                      <w:rFonts w:ascii="Figtree" w:hAnsi="Figtree" w:cs="Arial"/>
                      <w:sz w:val="20"/>
                      <w:szCs w:val="20"/>
                    </w:rPr>
                    <w:t>1</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69938FA"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7F2BAFB3"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A0060E9"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B92A04B" w14:textId="7B636588" w:rsidR="00BB1AB7" w:rsidRPr="00E45913" w:rsidRDefault="0037345E">
                  <w:pPr>
                    <w:jc w:val="center"/>
                    <w:rPr>
                      <w:rFonts w:ascii="Figtree" w:hAnsi="Figtree" w:cs="Arial"/>
                      <w:sz w:val="20"/>
                      <w:szCs w:val="20"/>
                    </w:rPr>
                  </w:pPr>
                  <w:r w:rsidRPr="00914B57">
                    <w:rPr>
                      <w:rFonts w:ascii="Figtree" w:hAnsi="Figtree" w:cs="Arial"/>
                      <w:sz w:val="20"/>
                      <w:szCs w:val="20"/>
                      <w:highlight w:val="yellow"/>
                    </w:rPr>
                    <w:t>&lt;&lt;</w:t>
                  </w:r>
                  <w:r w:rsidR="00CB32C6" w:rsidRPr="00914B57">
                    <w:rPr>
                      <w:rFonts w:ascii="Figtree" w:hAnsi="Figtree" w:cs="Arial"/>
                      <w:sz w:val="20"/>
                      <w:szCs w:val="20"/>
                      <w:highlight w:val="yellow"/>
                    </w:rPr>
                    <w:t>TotalFeesAdded</w:t>
                  </w:r>
                  <w:r w:rsidRPr="00914B57">
                    <w:rPr>
                      <w:rFonts w:ascii="Figtree" w:hAnsi="Figtree" w:cs="Arial"/>
                      <w:sz w:val="20"/>
                      <w:szCs w:val="20"/>
                      <w:highlight w:val="yellow"/>
                    </w:rPr>
                    <w:t>&gt;&gt;</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31C01F7" w14:textId="77777777" w:rsidR="00BB1AB7" w:rsidRPr="00E45913" w:rsidRDefault="00BB1AB7">
                  <w:pPr>
                    <w:jc w:val="center"/>
                    <w:rPr>
                      <w:rFonts w:ascii="Figtree" w:hAnsi="Figtree" w:cs="Arial"/>
                      <w:sz w:val="20"/>
                      <w:szCs w:val="20"/>
                    </w:rPr>
                  </w:pPr>
                </w:p>
              </w:tc>
            </w:tr>
            <w:tr w:rsidR="00BF4DD9" w:rsidRPr="00E45913" w14:paraId="18A18A9A" w14:textId="77777777">
              <w:trPr>
                <w:trHeight w:hRule="exact" w:val="312"/>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A0DC6AB" w14:textId="77777777" w:rsidR="00BB1AB7" w:rsidRPr="00E45913" w:rsidRDefault="00376E26">
                  <w:pPr>
                    <w:jc w:val="center"/>
                    <w:rPr>
                      <w:rFonts w:ascii="Figtree" w:hAnsi="Figtree" w:cs="Arial"/>
                      <w:sz w:val="20"/>
                      <w:szCs w:val="20"/>
                    </w:rPr>
                  </w:pPr>
                  <w:r w:rsidRPr="00E45913">
                    <w:rPr>
                      <w:rFonts w:ascii="Figtree" w:hAnsi="Figtree" w:cs="Arial"/>
                      <w:sz w:val="20"/>
                      <w:szCs w:val="20"/>
                    </w:rPr>
                    <w:t>2</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D8B5F46"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36D2A90B"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AABCFB4"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C4C1BE2"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ED691BB" w14:textId="77777777" w:rsidR="00BB1AB7" w:rsidRPr="00E45913" w:rsidRDefault="00BB1AB7">
                  <w:pPr>
                    <w:jc w:val="center"/>
                    <w:rPr>
                      <w:rFonts w:ascii="Figtree" w:hAnsi="Figtree" w:cs="Arial"/>
                      <w:sz w:val="20"/>
                      <w:szCs w:val="20"/>
                    </w:rPr>
                  </w:pPr>
                </w:p>
              </w:tc>
            </w:tr>
            <w:tr w:rsidR="00BF4DD9" w:rsidRPr="00E45913" w14:paraId="2E6810A9" w14:textId="77777777">
              <w:trPr>
                <w:trHeight w:hRule="exact" w:val="312"/>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84EFD5B" w14:textId="77777777" w:rsidR="00BB1AB7" w:rsidRPr="00E45913" w:rsidRDefault="00376E26">
                  <w:pPr>
                    <w:jc w:val="center"/>
                    <w:rPr>
                      <w:rFonts w:ascii="Figtree" w:hAnsi="Figtree" w:cs="Arial"/>
                      <w:sz w:val="20"/>
                      <w:szCs w:val="20"/>
                    </w:rPr>
                  </w:pPr>
                  <w:r w:rsidRPr="00E45913">
                    <w:rPr>
                      <w:rFonts w:ascii="Figtree" w:hAnsi="Figtree" w:cs="Arial"/>
                      <w:sz w:val="20"/>
                      <w:szCs w:val="20"/>
                    </w:rPr>
                    <w:t>3</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95A4381"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76DC9596"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76380A6"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F4B1C2D"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F84A2D8" w14:textId="77777777" w:rsidR="00BB1AB7" w:rsidRPr="00E45913" w:rsidRDefault="00BB1AB7">
                  <w:pPr>
                    <w:jc w:val="center"/>
                    <w:rPr>
                      <w:rFonts w:ascii="Figtree" w:hAnsi="Figtree" w:cs="Arial"/>
                      <w:sz w:val="20"/>
                      <w:szCs w:val="20"/>
                    </w:rPr>
                  </w:pPr>
                </w:p>
              </w:tc>
            </w:tr>
            <w:tr w:rsidR="00BF4DD9" w:rsidRPr="00E45913" w14:paraId="21473295" w14:textId="77777777">
              <w:trPr>
                <w:trHeight w:hRule="exact" w:val="312"/>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953F537" w14:textId="77777777" w:rsidR="00BB1AB7" w:rsidRPr="00E45913" w:rsidRDefault="00376E26">
                  <w:pPr>
                    <w:jc w:val="center"/>
                    <w:rPr>
                      <w:rFonts w:ascii="Figtree" w:hAnsi="Figtree" w:cs="Arial"/>
                      <w:sz w:val="20"/>
                      <w:szCs w:val="20"/>
                    </w:rPr>
                  </w:pPr>
                  <w:r w:rsidRPr="00E45913">
                    <w:rPr>
                      <w:rFonts w:ascii="Figtree" w:hAnsi="Figtree" w:cs="Arial"/>
                      <w:sz w:val="20"/>
                      <w:szCs w:val="20"/>
                    </w:rPr>
                    <w:t>4</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F3264E"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0F116AB0"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A368814"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90F2C34"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61F7E90" w14:textId="77777777" w:rsidR="00BB1AB7" w:rsidRPr="00E45913" w:rsidRDefault="00BB1AB7">
                  <w:pPr>
                    <w:jc w:val="center"/>
                    <w:rPr>
                      <w:rFonts w:ascii="Figtree" w:hAnsi="Figtree" w:cs="Arial"/>
                      <w:sz w:val="20"/>
                      <w:szCs w:val="20"/>
                    </w:rPr>
                  </w:pPr>
                </w:p>
              </w:tc>
            </w:tr>
            <w:tr w:rsidR="00BF4DD9" w:rsidRPr="00E45913" w14:paraId="38164E38" w14:textId="77777777">
              <w:trPr>
                <w:trHeight w:hRule="exact" w:val="312"/>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36C308E" w14:textId="77777777" w:rsidR="00BB1AB7" w:rsidRPr="00E45913" w:rsidRDefault="00376E26">
                  <w:pPr>
                    <w:jc w:val="center"/>
                    <w:rPr>
                      <w:rFonts w:ascii="Figtree" w:hAnsi="Figtree" w:cs="Arial"/>
                      <w:sz w:val="20"/>
                      <w:szCs w:val="20"/>
                    </w:rPr>
                  </w:pPr>
                  <w:r w:rsidRPr="00E45913">
                    <w:rPr>
                      <w:rFonts w:ascii="Figtree" w:hAnsi="Figtree" w:cs="Arial"/>
                      <w:sz w:val="20"/>
                      <w:szCs w:val="20"/>
                    </w:rPr>
                    <w:t>5</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88F9ACB"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2832241B"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69FE8CA"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FB26413"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9B60CCF" w14:textId="77777777" w:rsidR="00BB1AB7" w:rsidRPr="00E45913" w:rsidRDefault="00BB1AB7">
                  <w:pPr>
                    <w:jc w:val="center"/>
                    <w:rPr>
                      <w:rFonts w:ascii="Figtree" w:hAnsi="Figtree" w:cs="Arial"/>
                      <w:sz w:val="20"/>
                      <w:szCs w:val="20"/>
                    </w:rPr>
                  </w:pPr>
                </w:p>
              </w:tc>
            </w:tr>
            <w:tr w:rsidR="00BF4DD9" w:rsidRPr="00E45913" w14:paraId="7EA80789" w14:textId="77777777">
              <w:trPr>
                <w:trHeight w:hRule="exact" w:val="312"/>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AC39F32" w14:textId="77777777" w:rsidR="00BB1AB7" w:rsidRPr="00E45913" w:rsidRDefault="00376E26">
                  <w:pPr>
                    <w:jc w:val="center"/>
                    <w:rPr>
                      <w:rFonts w:ascii="Figtree" w:hAnsi="Figtree" w:cs="Arial"/>
                      <w:sz w:val="20"/>
                      <w:szCs w:val="20"/>
                    </w:rPr>
                  </w:pPr>
                  <w:r w:rsidRPr="00E45913">
                    <w:rPr>
                      <w:rFonts w:ascii="Figtree" w:hAnsi="Figtree" w:cs="Arial"/>
                      <w:sz w:val="20"/>
                      <w:szCs w:val="20"/>
                    </w:rPr>
                    <w:t>6</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DBF2DBC"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3A4A66B4"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352E653"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E5ADD50"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EE913C3" w14:textId="77777777" w:rsidR="00BB1AB7" w:rsidRPr="00E45913" w:rsidRDefault="00BB1AB7">
                  <w:pPr>
                    <w:jc w:val="center"/>
                    <w:rPr>
                      <w:rFonts w:ascii="Figtree" w:hAnsi="Figtree" w:cs="Arial"/>
                      <w:sz w:val="20"/>
                      <w:szCs w:val="20"/>
                    </w:rPr>
                  </w:pPr>
                </w:p>
              </w:tc>
            </w:tr>
            <w:tr w:rsidR="00BF4DD9" w:rsidRPr="00E45913" w14:paraId="4F7E945C" w14:textId="77777777">
              <w:trPr>
                <w:trHeight w:hRule="exact" w:val="312"/>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F3621F6" w14:textId="77777777" w:rsidR="00BB1AB7" w:rsidRPr="00E45913" w:rsidRDefault="00376E26">
                  <w:pPr>
                    <w:jc w:val="center"/>
                    <w:rPr>
                      <w:rFonts w:ascii="Figtree" w:hAnsi="Figtree" w:cs="Arial"/>
                      <w:sz w:val="20"/>
                      <w:szCs w:val="20"/>
                    </w:rPr>
                  </w:pPr>
                  <w:r w:rsidRPr="00E45913">
                    <w:rPr>
                      <w:rFonts w:ascii="Figtree" w:hAnsi="Figtree" w:cs="Arial"/>
                      <w:sz w:val="20"/>
                      <w:szCs w:val="20"/>
                    </w:rPr>
                    <w:t>7</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AC19257"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5F17E161"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22E34E9"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1B08CFC"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D1D7E2E" w14:textId="77777777" w:rsidR="00BB1AB7" w:rsidRPr="00E45913" w:rsidRDefault="00BB1AB7">
                  <w:pPr>
                    <w:jc w:val="center"/>
                    <w:rPr>
                      <w:rFonts w:ascii="Figtree" w:hAnsi="Figtree" w:cs="Arial"/>
                      <w:sz w:val="20"/>
                      <w:szCs w:val="20"/>
                    </w:rPr>
                  </w:pPr>
                </w:p>
              </w:tc>
            </w:tr>
            <w:tr w:rsidR="00BF4DD9" w:rsidRPr="00E45913" w14:paraId="23A6F6B2" w14:textId="77777777">
              <w:trPr>
                <w:trHeight w:hRule="exact" w:val="312"/>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60E6B9B" w14:textId="77777777" w:rsidR="00BB1AB7" w:rsidRPr="00E45913" w:rsidRDefault="00376E26">
                  <w:pPr>
                    <w:jc w:val="center"/>
                    <w:rPr>
                      <w:rFonts w:ascii="Figtree" w:hAnsi="Figtree" w:cs="Arial"/>
                      <w:sz w:val="20"/>
                      <w:szCs w:val="20"/>
                    </w:rPr>
                  </w:pPr>
                  <w:r w:rsidRPr="00E45913">
                    <w:rPr>
                      <w:rFonts w:ascii="Figtree" w:hAnsi="Figtree" w:cs="Arial"/>
                      <w:sz w:val="20"/>
                      <w:szCs w:val="20"/>
                    </w:rPr>
                    <w:t>8</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242FF83"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4F511523"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4A4C3AB"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FF35CCC"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63BEAAE" w14:textId="77777777" w:rsidR="00BB1AB7" w:rsidRPr="00E45913" w:rsidRDefault="00BB1AB7">
                  <w:pPr>
                    <w:jc w:val="center"/>
                    <w:rPr>
                      <w:rFonts w:ascii="Figtree" w:hAnsi="Figtree" w:cs="Arial"/>
                      <w:sz w:val="20"/>
                      <w:szCs w:val="20"/>
                    </w:rPr>
                  </w:pPr>
                </w:p>
              </w:tc>
            </w:tr>
            <w:tr w:rsidR="00BF4DD9" w:rsidRPr="00E45913" w14:paraId="4E25B2A1" w14:textId="77777777">
              <w:trPr>
                <w:trHeight w:hRule="exact" w:val="312"/>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752CA34" w14:textId="77777777" w:rsidR="00BB1AB7" w:rsidRPr="00E45913" w:rsidRDefault="00376E26">
                  <w:pPr>
                    <w:jc w:val="center"/>
                    <w:rPr>
                      <w:rFonts w:ascii="Figtree" w:hAnsi="Figtree" w:cs="Arial"/>
                      <w:sz w:val="20"/>
                      <w:szCs w:val="20"/>
                    </w:rPr>
                  </w:pPr>
                  <w:r w:rsidRPr="00E45913">
                    <w:rPr>
                      <w:rFonts w:ascii="Figtree" w:hAnsi="Figtree" w:cs="Arial"/>
                      <w:sz w:val="20"/>
                      <w:szCs w:val="20"/>
                    </w:rPr>
                    <w:t>9</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E2407EE"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67510389"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A0182F3"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7097880"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1608045" w14:textId="77777777" w:rsidR="00BB1AB7" w:rsidRPr="00E45913" w:rsidRDefault="00BB1AB7">
                  <w:pPr>
                    <w:jc w:val="center"/>
                    <w:rPr>
                      <w:rFonts w:ascii="Figtree" w:hAnsi="Figtree" w:cs="Arial"/>
                      <w:sz w:val="20"/>
                      <w:szCs w:val="20"/>
                    </w:rPr>
                  </w:pPr>
                </w:p>
              </w:tc>
            </w:tr>
            <w:tr w:rsidR="00BF4DD9" w:rsidRPr="00E45913" w14:paraId="42542D5F" w14:textId="77777777">
              <w:trPr>
                <w:trHeight w:hRule="exact" w:val="312"/>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742A2FB" w14:textId="77777777" w:rsidR="00BB1AB7" w:rsidRPr="00E45913" w:rsidRDefault="00376E26">
                  <w:pPr>
                    <w:jc w:val="center"/>
                    <w:rPr>
                      <w:rFonts w:ascii="Figtree" w:hAnsi="Figtree" w:cs="Arial"/>
                      <w:sz w:val="20"/>
                      <w:szCs w:val="20"/>
                    </w:rPr>
                  </w:pPr>
                  <w:r w:rsidRPr="00E45913">
                    <w:rPr>
                      <w:rFonts w:ascii="Figtree" w:hAnsi="Figtree" w:cs="Arial"/>
                      <w:sz w:val="20"/>
                      <w:szCs w:val="20"/>
                    </w:rPr>
                    <w:t>10</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733E83"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4A3224CB"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BA6DAC"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B0DFE82"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2E97C59" w14:textId="77777777" w:rsidR="00BB1AB7" w:rsidRPr="00E45913" w:rsidRDefault="00BB1AB7">
                  <w:pPr>
                    <w:jc w:val="center"/>
                    <w:rPr>
                      <w:rFonts w:ascii="Figtree" w:hAnsi="Figtree" w:cs="Arial"/>
                      <w:sz w:val="20"/>
                      <w:szCs w:val="20"/>
                    </w:rPr>
                  </w:pPr>
                </w:p>
              </w:tc>
            </w:tr>
            <w:tr w:rsidR="00BF4DD9" w:rsidRPr="00E45913" w14:paraId="6705F5A8" w14:textId="77777777">
              <w:trPr>
                <w:trHeight w:hRule="exact" w:val="312"/>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25D7F33" w14:textId="77777777" w:rsidR="00BB1AB7" w:rsidRPr="00E45913" w:rsidRDefault="00376E26">
                  <w:pPr>
                    <w:jc w:val="center"/>
                    <w:rPr>
                      <w:rFonts w:ascii="Figtree" w:hAnsi="Figtree" w:cs="Arial"/>
                      <w:sz w:val="20"/>
                      <w:szCs w:val="20"/>
                    </w:rPr>
                  </w:pPr>
                  <w:r w:rsidRPr="00E45913">
                    <w:rPr>
                      <w:rFonts w:ascii="Figtree" w:hAnsi="Figtree" w:cs="Arial"/>
                      <w:sz w:val="20"/>
                      <w:szCs w:val="20"/>
                    </w:rPr>
                    <w:t>11</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7E5960D"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4DBA5859"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DC3031"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A3183D2"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89AD5B8" w14:textId="77777777" w:rsidR="00BB1AB7" w:rsidRPr="00E45913" w:rsidRDefault="00BB1AB7">
                  <w:pPr>
                    <w:jc w:val="center"/>
                    <w:rPr>
                      <w:rFonts w:ascii="Figtree" w:hAnsi="Figtree" w:cs="Arial"/>
                      <w:sz w:val="20"/>
                      <w:szCs w:val="20"/>
                    </w:rPr>
                  </w:pPr>
                </w:p>
              </w:tc>
            </w:tr>
            <w:tr w:rsidR="00BF4DD9" w:rsidRPr="00E45913" w14:paraId="5C2D0C78" w14:textId="77777777">
              <w:trPr>
                <w:trHeight w:hRule="exact" w:val="312"/>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AAE0F5C" w14:textId="77777777" w:rsidR="00BB1AB7" w:rsidRPr="00E45913" w:rsidRDefault="00376E26">
                  <w:pPr>
                    <w:jc w:val="center"/>
                    <w:rPr>
                      <w:rFonts w:ascii="Figtree" w:hAnsi="Figtree" w:cs="Arial"/>
                      <w:sz w:val="20"/>
                      <w:szCs w:val="20"/>
                    </w:rPr>
                  </w:pPr>
                  <w:r w:rsidRPr="00E45913">
                    <w:rPr>
                      <w:rFonts w:ascii="Figtree" w:hAnsi="Figtree" w:cs="Arial"/>
                      <w:sz w:val="20"/>
                      <w:szCs w:val="20"/>
                    </w:rPr>
                    <w:t>12</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2903AC1"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622ABB07"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C55EF3C"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7C795A8"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C52519" w14:textId="77777777" w:rsidR="00BB1AB7" w:rsidRPr="00E45913" w:rsidRDefault="00BB1AB7">
                  <w:pPr>
                    <w:jc w:val="center"/>
                    <w:rPr>
                      <w:rFonts w:ascii="Figtree" w:hAnsi="Figtree" w:cs="Arial"/>
                      <w:sz w:val="20"/>
                      <w:szCs w:val="20"/>
                    </w:rPr>
                  </w:pPr>
                </w:p>
              </w:tc>
            </w:tr>
            <w:tr w:rsidR="00BF4DD9" w:rsidRPr="00E45913" w14:paraId="0B80054D" w14:textId="77777777">
              <w:trPr>
                <w:trHeight w:hRule="exact" w:val="312"/>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7443002" w14:textId="77777777" w:rsidR="00BB1AB7" w:rsidRPr="00E45913" w:rsidRDefault="00376E26">
                  <w:pPr>
                    <w:jc w:val="center"/>
                    <w:rPr>
                      <w:rFonts w:ascii="Figtree" w:hAnsi="Figtree" w:cs="Arial"/>
                      <w:sz w:val="20"/>
                      <w:szCs w:val="20"/>
                    </w:rPr>
                  </w:pPr>
                  <w:r w:rsidRPr="00E45913">
                    <w:rPr>
                      <w:rFonts w:ascii="Figtree" w:hAnsi="Figtree" w:cs="Arial"/>
                      <w:sz w:val="20"/>
                      <w:szCs w:val="20"/>
                    </w:rPr>
                    <w:t>13</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DF2A375"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0075741C"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4F3F6EB"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E545750"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A6510B" w14:textId="77777777" w:rsidR="00BB1AB7" w:rsidRPr="00E45913" w:rsidRDefault="00BB1AB7">
                  <w:pPr>
                    <w:jc w:val="center"/>
                    <w:rPr>
                      <w:rFonts w:ascii="Figtree" w:hAnsi="Figtree" w:cs="Arial"/>
                      <w:sz w:val="20"/>
                      <w:szCs w:val="20"/>
                    </w:rPr>
                  </w:pPr>
                </w:p>
              </w:tc>
            </w:tr>
            <w:tr w:rsidR="00BF4DD9" w:rsidRPr="00E45913" w14:paraId="22BEBA2B" w14:textId="77777777">
              <w:trPr>
                <w:trHeight w:hRule="exact" w:val="312"/>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9582527" w14:textId="77777777" w:rsidR="00BB1AB7" w:rsidRPr="00E45913" w:rsidRDefault="00376E26">
                  <w:pPr>
                    <w:jc w:val="center"/>
                    <w:rPr>
                      <w:rFonts w:ascii="Figtree" w:hAnsi="Figtree" w:cs="Arial"/>
                      <w:sz w:val="20"/>
                      <w:szCs w:val="20"/>
                    </w:rPr>
                  </w:pPr>
                  <w:r w:rsidRPr="00E45913">
                    <w:rPr>
                      <w:rFonts w:ascii="Figtree" w:hAnsi="Figtree" w:cs="Arial"/>
                      <w:sz w:val="20"/>
                      <w:szCs w:val="20"/>
                    </w:rPr>
                    <w:t>14</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5961C43"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7AC72109"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44B4949"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7474878"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4B3D9FE" w14:textId="77777777" w:rsidR="00BB1AB7" w:rsidRPr="00E45913" w:rsidRDefault="00BB1AB7">
                  <w:pPr>
                    <w:jc w:val="center"/>
                    <w:rPr>
                      <w:rFonts w:ascii="Figtree" w:hAnsi="Figtree" w:cs="Arial"/>
                      <w:sz w:val="20"/>
                      <w:szCs w:val="20"/>
                    </w:rPr>
                  </w:pPr>
                </w:p>
              </w:tc>
            </w:tr>
            <w:tr w:rsidR="00BF4DD9" w:rsidRPr="00E45913" w14:paraId="6A0538DC" w14:textId="77777777">
              <w:trPr>
                <w:trHeight w:hRule="exact" w:val="312"/>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9F8D5BF" w14:textId="77777777" w:rsidR="00BB1AB7" w:rsidRPr="00E45913" w:rsidRDefault="00376E26">
                  <w:pPr>
                    <w:jc w:val="center"/>
                    <w:rPr>
                      <w:rFonts w:ascii="Figtree" w:hAnsi="Figtree" w:cs="Arial"/>
                      <w:sz w:val="20"/>
                      <w:szCs w:val="20"/>
                    </w:rPr>
                  </w:pPr>
                  <w:r w:rsidRPr="00E45913">
                    <w:rPr>
                      <w:rFonts w:ascii="Figtree" w:hAnsi="Figtree" w:cs="Arial"/>
                      <w:sz w:val="20"/>
                      <w:szCs w:val="20"/>
                    </w:rPr>
                    <w:t>15</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A2CB6DC"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106FF1CA"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19B7A05"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4A4EF07"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72B7E2" w14:textId="77777777" w:rsidR="00BB1AB7" w:rsidRPr="00E45913" w:rsidRDefault="00BB1AB7">
                  <w:pPr>
                    <w:jc w:val="center"/>
                    <w:rPr>
                      <w:rFonts w:ascii="Figtree" w:hAnsi="Figtree" w:cs="Arial"/>
                      <w:sz w:val="20"/>
                      <w:szCs w:val="20"/>
                    </w:rPr>
                  </w:pPr>
                </w:p>
              </w:tc>
            </w:tr>
            <w:tr w:rsidR="00BF4DD9" w:rsidRPr="00E45913" w14:paraId="626C1719" w14:textId="77777777">
              <w:trPr>
                <w:trHeight w:hRule="exact" w:val="312"/>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5632F01" w14:textId="77777777" w:rsidR="00BB1AB7" w:rsidRPr="00E45913" w:rsidRDefault="00376E26">
                  <w:pPr>
                    <w:jc w:val="center"/>
                    <w:rPr>
                      <w:rFonts w:ascii="Figtree" w:hAnsi="Figtree" w:cs="Arial"/>
                      <w:sz w:val="20"/>
                      <w:szCs w:val="20"/>
                    </w:rPr>
                  </w:pPr>
                  <w:r w:rsidRPr="00E45913">
                    <w:rPr>
                      <w:rFonts w:ascii="Figtree" w:hAnsi="Figtree" w:cs="Arial"/>
                      <w:sz w:val="20"/>
                      <w:szCs w:val="20"/>
                    </w:rPr>
                    <w:t>16</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90F2676"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45434253"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054529A"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DF1BFB9"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E551DFC" w14:textId="77777777" w:rsidR="00BB1AB7" w:rsidRPr="00E45913" w:rsidRDefault="00BB1AB7">
                  <w:pPr>
                    <w:jc w:val="center"/>
                    <w:rPr>
                      <w:rFonts w:ascii="Figtree" w:hAnsi="Figtree" w:cs="Arial"/>
                      <w:sz w:val="20"/>
                      <w:szCs w:val="20"/>
                    </w:rPr>
                  </w:pPr>
                </w:p>
              </w:tc>
            </w:tr>
            <w:tr w:rsidR="00BF4DD9" w:rsidRPr="00E45913" w14:paraId="08AFD409" w14:textId="77777777">
              <w:trPr>
                <w:trHeight w:hRule="exact" w:val="312"/>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7BF1004" w14:textId="77777777" w:rsidR="00BB1AB7" w:rsidRPr="00E45913" w:rsidRDefault="00376E26">
                  <w:pPr>
                    <w:jc w:val="center"/>
                    <w:rPr>
                      <w:rFonts w:ascii="Figtree" w:hAnsi="Figtree" w:cs="Arial"/>
                      <w:sz w:val="20"/>
                      <w:szCs w:val="20"/>
                    </w:rPr>
                  </w:pPr>
                  <w:r w:rsidRPr="00E45913">
                    <w:rPr>
                      <w:rFonts w:ascii="Figtree" w:hAnsi="Figtree" w:cs="Arial"/>
                      <w:sz w:val="20"/>
                      <w:szCs w:val="20"/>
                    </w:rPr>
                    <w:t>17</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7D665E9"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67106A2B"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BC5DB3E"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078E1BE"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879188D" w14:textId="77777777" w:rsidR="00BB1AB7" w:rsidRPr="00E45913" w:rsidRDefault="00BB1AB7">
                  <w:pPr>
                    <w:jc w:val="center"/>
                    <w:rPr>
                      <w:rFonts w:ascii="Figtree" w:hAnsi="Figtree" w:cs="Arial"/>
                      <w:sz w:val="20"/>
                      <w:szCs w:val="20"/>
                    </w:rPr>
                  </w:pPr>
                </w:p>
              </w:tc>
            </w:tr>
            <w:tr w:rsidR="00BF4DD9" w:rsidRPr="00E45913" w14:paraId="638D03E2" w14:textId="77777777">
              <w:trPr>
                <w:trHeight w:hRule="exact" w:val="312"/>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C660594" w14:textId="77777777" w:rsidR="00BB1AB7" w:rsidRPr="00E45913" w:rsidRDefault="00376E26">
                  <w:pPr>
                    <w:jc w:val="center"/>
                    <w:rPr>
                      <w:rFonts w:ascii="Figtree" w:hAnsi="Figtree" w:cs="Arial"/>
                      <w:sz w:val="20"/>
                      <w:szCs w:val="20"/>
                    </w:rPr>
                  </w:pPr>
                  <w:r w:rsidRPr="00E45913">
                    <w:rPr>
                      <w:rFonts w:ascii="Figtree" w:hAnsi="Figtree" w:cs="Arial"/>
                      <w:sz w:val="20"/>
                      <w:szCs w:val="20"/>
                    </w:rPr>
                    <w:t>18</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0F0F454"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46DA1421"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743191F"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42779A7"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72C8C6" w14:textId="77777777" w:rsidR="00BB1AB7" w:rsidRPr="00E45913" w:rsidRDefault="00BB1AB7">
                  <w:pPr>
                    <w:jc w:val="center"/>
                    <w:rPr>
                      <w:rFonts w:ascii="Figtree" w:hAnsi="Figtree" w:cs="Arial"/>
                      <w:sz w:val="20"/>
                      <w:szCs w:val="20"/>
                    </w:rPr>
                  </w:pPr>
                </w:p>
              </w:tc>
            </w:tr>
            <w:tr w:rsidR="00BF4DD9" w:rsidRPr="00E45913" w14:paraId="213671C2" w14:textId="77777777">
              <w:trPr>
                <w:trHeight w:hRule="exact" w:val="312"/>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3DAD888" w14:textId="77777777" w:rsidR="00BB1AB7" w:rsidRPr="00E45913" w:rsidRDefault="00376E26">
                  <w:pPr>
                    <w:jc w:val="center"/>
                    <w:rPr>
                      <w:rFonts w:ascii="Figtree" w:hAnsi="Figtree" w:cs="Arial"/>
                      <w:sz w:val="20"/>
                      <w:szCs w:val="20"/>
                    </w:rPr>
                  </w:pPr>
                  <w:r w:rsidRPr="00E45913">
                    <w:rPr>
                      <w:rFonts w:ascii="Figtree" w:hAnsi="Figtree" w:cs="Arial"/>
                      <w:sz w:val="20"/>
                      <w:szCs w:val="20"/>
                    </w:rPr>
                    <w:t>19</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B1B4AB"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556CE71A"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DEAA856"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E48C78E"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91C6409" w14:textId="77777777" w:rsidR="00BB1AB7" w:rsidRPr="00E45913" w:rsidRDefault="00BB1AB7">
                  <w:pPr>
                    <w:jc w:val="center"/>
                    <w:rPr>
                      <w:rFonts w:ascii="Figtree" w:hAnsi="Figtree" w:cs="Arial"/>
                      <w:sz w:val="20"/>
                      <w:szCs w:val="20"/>
                    </w:rPr>
                  </w:pPr>
                </w:p>
              </w:tc>
            </w:tr>
            <w:tr w:rsidR="00BF4DD9" w:rsidRPr="00E45913" w14:paraId="60A7639E" w14:textId="77777777" w:rsidTr="00645F6C">
              <w:trPr>
                <w:trHeight w:hRule="exact" w:val="889"/>
              </w:trPr>
              <w:tc>
                <w:tcPr>
                  <w:tcW w:w="5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0B6D3B4" w14:textId="77777777" w:rsidR="00BB1AB7" w:rsidRPr="00E45913" w:rsidRDefault="00376E26">
                  <w:pPr>
                    <w:jc w:val="center"/>
                    <w:rPr>
                      <w:rFonts w:ascii="Figtree" w:hAnsi="Figtree" w:cs="Arial"/>
                      <w:sz w:val="20"/>
                      <w:szCs w:val="20"/>
                    </w:rPr>
                  </w:pPr>
                  <w:r w:rsidRPr="00E45913">
                    <w:rPr>
                      <w:rFonts w:ascii="Figtree" w:hAnsi="Figtree" w:cs="Arial"/>
                      <w:sz w:val="20"/>
                      <w:szCs w:val="20"/>
                    </w:rPr>
                    <w:t>20</w:t>
                  </w: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0E46B05" w14:textId="77777777" w:rsidR="00BB1AB7" w:rsidRPr="00E45913" w:rsidRDefault="00BB1AB7">
                  <w:pPr>
                    <w:jc w:val="center"/>
                    <w:rPr>
                      <w:rFonts w:ascii="Figtree" w:hAnsi="Figtree" w:cs="Arial"/>
                      <w:sz w:val="20"/>
                      <w:szCs w:val="20"/>
                    </w:rPr>
                  </w:pPr>
                </w:p>
              </w:tc>
              <w:tc>
                <w:tcPr>
                  <w:tcW w:w="1560" w:type="dxa"/>
                  <w:tcBorders>
                    <w:top w:val="single" w:sz="4" w:space="0" w:color="auto"/>
                    <w:left w:val="nil"/>
                    <w:bottom w:val="single" w:sz="4" w:space="0" w:color="auto"/>
                    <w:right w:val="single" w:sz="4" w:space="0" w:color="auto"/>
                  </w:tcBorders>
                  <w:vAlign w:val="center"/>
                </w:tcPr>
                <w:p w14:paraId="15EA755D" w14:textId="77777777" w:rsidR="00BB1AB7" w:rsidRPr="00E45913" w:rsidRDefault="00376E26">
                  <w:pPr>
                    <w:jc w:val="center"/>
                    <w:rPr>
                      <w:rFonts w:ascii="Figtree" w:hAnsi="Figtree" w:cs="Arial"/>
                      <w:sz w:val="20"/>
                      <w:szCs w:val="20"/>
                    </w:rPr>
                  </w:pPr>
                  <w:r w:rsidRPr="00E45913">
                    <w:rPr>
                      <w:rFonts w:ascii="Figtree" w:hAnsi="Figtree" w:cs="Arial"/>
                      <w:sz w:val="20"/>
                      <w:szCs w:val="20"/>
                    </w:rPr>
                    <w:t>0.00</w:t>
                  </w:r>
                </w:p>
              </w:tc>
              <w:tc>
                <w:tcPr>
                  <w:tcW w:w="170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EA51C64" w14:textId="77777777" w:rsidR="00BB1AB7" w:rsidRPr="00E45913" w:rsidRDefault="00BB1AB7">
                  <w:pPr>
                    <w:jc w:val="center"/>
                    <w:rPr>
                      <w:rFonts w:ascii="Figtree" w:hAnsi="Figtree" w:cs="Arial"/>
                      <w:sz w:val="20"/>
                      <w:szCs w:val="20"/>
                    </w:rPr>
                  </w:pP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F3F1D96" w14:textId="39E35237" w:rsidR="00BB1AB7" w:rsidRPr="00E45913" w:rsidRDefault="00485A61">
                  <w:pPr>
                    <w:jc w:val="center"/>
                    <w:rPr>
                      <w:rFonts w:ascii="Figtree" w:hAnsi="Figtree" w:cs="Arial"/>
                      <w:sz w:val="20"/>
                      <w:szCs w:val="20"/>
                    </w:rPr>
                  </w:pPr>
                  <w:r w:rsidRPr="0023561D">
                    <w:rPr>
                      <w:rFonts w:ascii="Figtree" w:hAnsi="Figtree" w:cs="Arial"/>
                      <w:sz w:val="20"/>
                      <w:szCs w:val="20"/>
                      <w:highlight w:val="yellow"/>
                    </w:rPr>
                    <w:t>&lt;&lt;</w:t>
                  </w:r>
                  <w:r w:rsidR="003B1432" w:rsidRPr="0023561D">
                    <w:rPr>
                      <w:rFonts w:ascii="Figtree" w:hAnsi="Figtree" w:cs="Arial"/>
                      <w:sz w:val="20"/>
                      <w:szCs w:val="20"/>
                      <w:highlight w:val="yellow"/>
                    </w:rPr>
                    <w:t>TotalAmountPayable</w:t>
                  </w:r>
                  <w:r w:rsidRPr="0023561D">
                    <w:rPr>
                      <w:rFonts w:ascii="Figtree" w:hAnsi="Figtree" w:cs="Arial"/>
                      <w:sz w:val="20"/>
                      <w:szCs w:val="20"/>
                      <w:highlight w:val="yellow"/>
                    </w:rPr>
                    <w:t>&gt;&gt;</w:t>
                  </w:r>
                </w:p>
              </w:tc>
              <w:tc>
                <w:tcPr>
                  <w:tcW w:w="2135"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35F0DF6" w14:textId="77777777" w:rsidR="00BB1AB7" w:rsidRPr="00E45913" w:rsidRDefault="00BB1AB7">
                  <w:pPr>
                    <w:jc w:val="center"/>
                    <w:rPr>
                      <w:rFonts w:ascii="Figtree" w:hAnsi="Figtree" w:cs="Arial"/>
                      <w:sz w:val="20"/>
                      <w:szCs w:val="20"/>
                    </w:rPr>
                  </w:pPr>
                </w:p>
              </w:tc>
            </w:tr>
          </w:tbl>
          <w:p w14:paraId="10A588A8" w14:textId="77777777" w:rsidR="00BB1AB7" w:rsidRPr="00E45913" w:rsidRDefault="00BB1AB7">
            <w:pPr>
              <w:autoSpaceDE w:val="0"/>
              <w:autoSpaceDN w:val="0"/>
              <w:adjustRightInd w:val="0"/>
              <w:spacing w:after="0" w:line="240" w:lineRule="auto"/>
              <w:rPr>
                <w:rFonts w:ascii="Figtree" w:hAnsi="Figtree" w:cs="Arial"/>
                <w:b/>
                <w:sz w:val="8"/>
                <w:szCs w:val="8"/>
              </w:rPr>
            </w:pPr>
          </w:p>
          <w:p w14:paraId="397849DB" w14:textId="77777777" w:rsidR="00BB1AB7" w:rsidRPr="00E45913" w:rsidRDefault="00BB1AB7">
            <w:pPr>
              <w:autoSpaceDE w:val="0"/>
              <w:autoSpaceDN w:val="0"/>
              <w:adjustRightInd w:val="0"/>
              <w:spacing w:after="0" w:line="240" w:lineRule="auto"/>
              <w:rPr>
                <w:rFonts w:ascii="Figtree" w:hAnsi="Figtree" w:cs="Arial"/>
                <w:b/>
                <w:sz w:val="8"/>
                <w:szCs w:val="8"/>
              </w:rPr>
            </w:pPr>
          </w:p>
        </w:tc>
      </w:tr>
    </w:tbl>
    <w:p w14:paraId="26BEE6FA" w14:textId="77777777" w:rsidR="00BB1AB7" w:rsidRPr="00E45913" w:rsidRDefault="00BB1AB7">
      <w:pPr>
        <w:autoSpaceDE w:val="0"/>
        <w:autoSpaceDN w:val="0"/>
        <w:adjustRightInd w:val="0"/>
        <w:spacing w:after="0" w:line="240" w:lineRule="auto"/>
        <w:rPr>
          <w:rFonts w:ascii="Figtree" w:hAnsi="Figtree" w:cs="Arial"/>
          <w:sz w:val="20"/>
          <w:szCs w:val="20"/>
        </w:rPr>
      </w:pPr>
    </w:p>
    <w:p w14:paraId="6864E127" w14:textId="77777777" w:rsidR="00BB1AB7" w:rsidRPr="00E45913" w:rsidRDefault="00BB1AB7">
      <w:pPr>
        <w:autoSpaceDE w:val="0"/>
        <w:autoSpaceDN w:val="0"/>
        <w:adjustRightInd w:val="0"/>
        <w:spacing w:after="0" w:line="240" w:lineRule="auto"/>
        <w:rPr>
          <w:rFonts w:ascii="Figtree" w:hAnsi="Figtree" w:cs="Arial"/>
          <w:sz w:val="20"/>
          <w:szCs w:val="20"/>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9"/>
      </w:tblGrid>
      <w:tr w:rsidR="00BB1AB7" w:rsidRPr="00E45913" w14:paraId="1371E76F" w14:textId="77777777">
        <w:trPr>
          <w:trHeight w:val="416"/>
        </w:trPr>
        <w:tc>
          <w:tcPr>
            <w:tcW w:w="9209" w:type="dxa"/>
            <w:shd w:val="clear" w:color="auto" w:fill="9CC2E5" w:themeFill="accent1" w:themeFillTint="99"/>
            <w:vAlign w:val="center"/>
          </w:tcPr>
          <w:p w14:paraId="011E76E1" w14:textId="77777777" w:rsidR="00BB1AB7" w:rsidRPr="00E45913" w:rsidRDefault="00BB1AB7">
            <w:pPr>
              <w:autoSpaceDE w:val="0"/>
              <w:autoSpaceDN w:val="0"/>
              <w:adjustRightInd w:val="0"/>
              <w:spacing w:after="0" w:line="240" w:lineRule="auto"/>
              <w:rPr>
                <w:rFonts w:ascii="Figtree" w:hAnsi="Figtree" w:cs="Arial"/>
                <w:b/>
                <w:sz w:val="8"/>
                <w:szCs w:val="8"/>
              </w:rPr>
            </w:pPr>
          </w:p>
          <w:p w14:paraId="08C343D3" w14:textId="77777777" w:rsidR="00BB1AB7" w:rsidRPr="00E45913" w:rsidRDefault="00376E26">
            <w:pPr>
              <w:autoSpaceDE w:val="0"/>
              <w:autoSpaceDN w:val="0"/>
              <w:adjustRightInd w:val="0"/>
              <w:spacing w:after="0" w:line="240" w:lineRule="auto"/>
              <w:rPr>
                <w:rFonts w:ascii="Figtree" w:hAnsi="Figtree" w:cs="Arial"/>
                <w:b/>
                <w:sz w:val="20"/>
                <w:szCs w:val="20"/>
              </w:rPr>
            </w:pPr>
            <w:r w:rsidRPr="00E45913">
              <w:rPr>
                <w:rFonts w:ascii="Figtree" w:hAnsi="Figtree" w:cs="Arial"/>
                <w:b/>
                <w:sz w:val="20"/>
                <w:szCs w:val="20"/>
              </w:rPr>
              <w:t>9. Will the interest rate change?</w:t>
            </w:r>
          </w:p>
          <w:p w14:paraId="460D9DF7" w14:textId="77777777" w:rsidR="00BB1AB7" w:rsidRPr="00E45913" w:rsidRDefault="00BB1AB7">
            <w:pPr>
              <w:pStyle w:val="ListParagraph"/>
              <w:autoSpaceDE w:val="0"/>
              <w:autoSpaceDN w:val="0"/>
              <w:adjustRightInd w:val="0"/>
              <w:spacing w:after="0" w:line="240" w:lineRule="auto"/>
              <w:ind w:left="375"/>
              <w:rPr>
                <w:rFonts w:ascii="Figtree" w:hAnsi="Figtree" w:cs="Arial"/>
                <w:b/>
                <w:sz w:val="8"/>
                <w:szCs w:val="8"/>
              </w:rPr>
            </w:pPr>
          </w:p>
        </w:tc>
      </w:tr>
      <w:tr w:rsidR="00BB1AB7" w:rsidRPr="00E45913" w14:paraId="17AE1F89" w14:textId="77777777">
        <w:tc>
          <w:tcPr>
            <w:tcW w:w="9209" w:type="dxa"/>
            <w:vAlign w:val="center"/>
          </w:tcPr>
          <w:p w14:paraId="13C84F44" w14:textId="77777777" w:rsidR="00BB1AB7" w:rsidRPr="00E45913" w:rsidRDefault="00BB1AB7">
            <w:pPr>
              <w:autoSpaceDE w:val="0"/>
              <w:autoSpaceDN w:val="0"/>
              <w:adjustRightInd w:val="0"/>
              <w:spacing w:after="0" w:line="240" w:lineRule="auto"/>
              <w:rPr>
                <w:rFonts w:ascii="Figtree" w:hAnsi="Figtree" w:cs="Arial"/>
                <w:b/>
                <w:sz w:val="8"/>
                <w:szCs w:val="8"/>
              </w:rPr>
            </w:pPr>
          </w:p>
          <w:p w14:paraId="06959130" w14:textId="1443A594" w:rsidR="00BB1AB7" w:rsidRPr="00E45913" w:rsidRDefault="00376E26">
            <w:pPr>
              <w:autoSpaceDE w:val="0"/>
              <w:autoSpaceDN w:val="0"/>
              <w:adjustRightInd w:val="0"/>
              <w:spacing w:after="0" w:line="240" w:lineRule="auto"/>
              <w:rPr>
                <w:rFonts w:ascii="Figtree" w:hAnsi="Figtree" w:cs="Arial"/>
                <w:bCs/>
                <w:sz w:val="20"/>
                <w:szCs w:val="20"/>
              </w:rPr>
            </w:pPr>
            <w:r w:rsidRPr="00E45913">
              <w:rPr>
                <w:rFonts w:ascii="Figtree" w:hAnsi="Figtree" w:cs="Arial"/>
                <w:bCs/>
                <w:sz w:val="20"/>
                <w:szCs w:val="20"/>
              </w:rPr>
              <w:t xml:space="preserve">The interest rate for this mortgage is fixed on the </w:t>
            </w:r>
            <w:r w:rsidR="00C96783" w:rsidRPr="00C96783">
              <w:rPr>
                <w:rFonts w:ascii="Figtree" w:hAnsi="Figtree" w:cs="Arial"/>
                <w:bCs/>
                <w:sz w:val="20"/>
                <w:szCs w:val="20"/>
                <w:highlight w:val="yellow"/>
              </w:rPr>
              <w:t>(I</w:t>
            </w:r>
            <w:r w:rsidR="00C96783" w:rsidRPr="00891053">
              <w:rPr>
                <w:rFonts w:ascii="Figtree" w:hAnsi="Figtree" w:cs="Arial"/>
                <w:bCs/>
                <w:sz w:val="20"/>
                <w:szCs w:val="20"/>
                <w:highlight w:val="yellow"/>
              </w:rPr>
              <w:t>f D</w:t>
            </w:r>
            <w:r w:rsidR="00C96783" w:rsidRPr="00C96783">
              <w:rPr>
                <w:rFonts w:ascii="Figtree" w:hAnsi="Figtree" w:cs="Arial"/>
                <w:bCs/>
                <w:sz w:val="20"/>
                <w:szCs w:val="20"/>
                <w:highlight w:val="yellow"/>
              </w:rPr>
              <w:t>rawdownAmount &gt;0 show:</w:t>
            </w:r>
            <w:r w:rsidRPr="00E45913">
              <w:rPr>
                <w:rFonts w:ascii="Figtree" w:hAnsi="Figtree" w:cs="Arial"/>
                <w:bCs/>
                <w:sz w:val="20"/>
                <w:szCs w:val="20"/>
              </w:rPr>
              <w:t>initial</w:t>
            </w:r>
            <w:r w:rsidR="00C96783" w:rsidRPr="00C96783">
              <w:rPr>
                <w:rFonts w:ascii="Figtree" w:hAnsi="Figtree" w:cs="Arial"/>
                <w:bCs/>
                <w:sz w:val="20"/>
                <w:szCs w:val="20"/>
                <w:highlight w:val="yellow"/>
              </w:rPr>
              <w:t>)</w:t>
            </w:r>
            <w:r w:rsidRPr="00E45913">
              <w:rPr>
                <w:rFonts w:ascii="Figtree" w:hAnsi="Figtree" w:cs="Arial"/>
                <w:bCs/>
                <w:sz w:val="20"/>
                <w:szCs w:val="20"/>
              </w:rPr>
              <w:t xml:space="preserve"> advance of the loan and will not change. This will be confirmed when we make you a legally binding </w:t>
            </w:r>
            <w:r w:rsidR="003721FE" w:rsidRPr="00E45913">
              <w:rPr>
                <w:rFonts w:ascii="Figtree" w:hAnsi="Figtree" w:cs="Arial"/>
                <w:bCs/>
                <w:sz w:val="20"/>
                <w:szCs w:val="20"/>
              </w:rPr>
              <w:t>O</w:t>
            </w:r>
            <w:r w:rsidRPr="00E45913">
              <w:rPr>
                <w:rFonts w:ascii="Figtree" w:hAnsi="Figtree" w:cs="Arial"/>
                <w:bCs/>
                <w:sz w:val="20"/>
                <w:szCs w:val="20"/>
              </w:rPr>
              <w:t xml:space="preserve">ffer. The rate used for this illustration is </w:t>
            </w:r>
            <w:r w:rsidR="003543D8" w:rsidRPr="00891053">
              <w:rPr>
                <w:rFonts w:ascii="Figtree" w:hAnsi="Figtree" w:cs="Arial"/>
                <w:bCs/>
                <w:sz w:val="20"/>
                <w:szCs w:val="20"/>
                <w:highlight w:val="yellow"/>
              </w:rPr>
              <w:t>&lt;&lt;</w:t>
            </w:r>
            <w:r w:rsidR="004F15CA" w:rsidRPr="00891053">
              <w:rPr>
                <w:rFonts w:ascii="Figtree" w:hAnsi="Figtree" w:cs="Arial"/>
                <w:bCs/>
                <w:sz w:val="20"/>
                <w:szCs w:val="20"/>
                <w:highlight w:val="yellow"/>
              </w:rPr>
              <w:t>MER</w:t>
            </w:r>
            <w:r w:rsidR="003543D8" w:rsidRPr="00891053">
              <w:rPr>
                <w:rFonts w:ascii="Figtree" w:hAnsi="Figtree" w:cs="Arial"/>
                <w:bCs/>
                <w:sz w:val="20"/>
                <w:szCs w:val="20"/>
                <w:highlight w:val="yellow"/>
              </w:rPr>
              <w:t>&gt;&gt;</w:t>
            </w:r>
            <w:r w:rsidRPr="00E45913">
              <w:rPr>
                <w:rFonts w:ascii="Figtree" w:hAnsi="Figtree" w:cs="Arial"/>
                <w:bCs/>
                <w:sz w:val="20"/>
                <w:szCs w:val="20"/>
              </w:rPr>
              <w:t>%.</w:t>
            </w:r>
          </w:p>
          <w:p w14:paraId="32EF9BBB" w14:textId="77777777" w:rsidR="00BB1AB7" w:rsidRPr="00E45913" w:rsidRDefault="00BB1AB7">
            <w:pPr>
              <w:autoSpaceDE w:val="0"/>
              <w:autoSpaceDN w:val="0"/>
              <w:adjustRightInd w:val="0"/>
              <w:spacing w:after="0" w:line="240" w:lineRule="auto"/>
              <w:rPr>
                <w:rFonts w:ascii="Figtree" w:hAnsi="Figtree" w:cs="Arial"/>
                <w:bCs/>
                <w:sz w:val="20"/>
                <w:szCs w:val="20"/>
              </w:rPr>
            </w:pPr>
          </w:p>
          <w:p w14:paraId="2D361EBD" w14:textId="4B74A040" w:rsidR="00BB1AB7" w:rsidRPr="00E45913" w:rsidRDefault="00891053">
            <w:pPr>
              <w:autoSpaceDE w:val="0"/>
              <w:autoSpaceDN w:val="0"/>
              <w:adjustRightInd w:val="0"/>
              <w:spacing w:after="0" w:line="240" w:lineRule="auto"/>
              <w:rPr>
                <w:rFonts w:ascii="Figtree" w:hAnsi="Figtree" w:cstheme="minorHAnsi"/>
                <w:bCs/>
                <w:sz w:val="20"/>
                <w:szCs w:val="20"/>
              </w:rPr>
            </w:pPr>
            <w:r w:rsidRPr="00180EE7">
              <w:rPr>
                <w:rFonts w:ascii="Figtree" w:hAnsi="Figtree" w:cstheme="minorHAnsi"/>
                <w:bCs/>
                <w:sz w:val="20"/>
                <w:szCs w:val="20"/>
                <w:highlight w:val="yellow"/>
              </w:rPr>
              <w:t>(If DrawdownAmount</w:t>
            </w:r>
            <w:r w:rsidR="00180EE7" w:rsidRPr="00180EE7">
              <w:rPr>
                <w:rFonts w:ascii="Figtree" w:hAnsi="Figtree" w:cstheme="minorHAnsi"/>
                <w:bCs/>
                <w:sz w:val="20"/>
                <w:szCs w:val="20"/>
                <w:highlight w:val="yellow"/>
              </w:rPr>
              <w:t xml:space="preserve"> &gt;0 show:</w:t>
            </w:r>
            <w:r w:rsidR="00376E26" w:rsidRPr="00E45913">
              <w:rPr>
                <w:rFonts w:ascii="Figtree" w:hAnsi="Figtree" w:cstheme="minorHAnsi"/>
                <w:bCs/>
                <w:sz w:val="20"/>
                <w:szCs w:val="20"/>
              </w:rPr>
              <w:t xml:space="preserve">Any further cash advance(s) from your </w:t>
            </w:r>
            <w:r w:rsidR="008B2239">
              <w:rPr>
                <w:rFonts w:ascii="Figtree" w:hAnsi="Figtree" w:cstheme="minorHAnsi"/>
                <w:bCs/>
                <w:sz w:val="20"/>
                <w:szCs w:val="20"/>
              </w:rPr>
              <w:t>drawdown</w:t>
            </w:r>
            <w:r w:rsidR="00376E26" w:rsidRPr="00E45913">
              <w:rPr>
                <w:rFonts w:ascii="Figtree" w:hAnsi="Figtree" w:cstheme="minorHAnsi"/>
                <w:bCs/>
                <w:sz w:val="20"/>
                <w:szCs w:val="20"/>
              </w:rPr>
              <w:t xml:space="preserve"> facility will be </w:t>
            </w:r>
            <w:r w:rsidR="0098351C" w:rsidRPr="00E45913">
              <w:rPr>
                <w:rFonts w:ascii="Figtree" w:hAnsi="Figtree" w:cstheme="minorHAnsi"/>
                <w:bCs/>
                <w:sz w:val="20"/>
                <w:szCs w:val="20"/>
              </w:rPr>
              <w:t>subject to</w:t>
            </w:r>
            <w:r w:rsidR="006F4575" w:rsidRPr="00E45913">
              <w:rPr>
                <w:rFonts w:ascii="Figtree" w:hAnsi="Figtree" w:cstheme="minorHAnsi"/>
                <w:bCs/>
                <w:sz w:val="20"/>
                <w:szCs w:val="20"/>
              </w:rPr>
              <w:t xml:space="preserve"> </w:t>
            </w:r>
            <w:r w:rsidR="00376E26" w:rsidRPr="00E45913">
              <w:rPr>
                <w:rFonts w:ascii="Figtree" w:hAnsi="Figtree" w:cstheme="minorHAnsi"/>
                <w:bCs/>
                <w:sz w:val="20"/>
                <w:szCs w:val="20"/>
              </w:rPr>
              <w:t xml:space="preserve">the interest rate </w:t>
            </w:r>
            <w:r w:rsidR="0098351C" w:rsidRPr="00E45913">
              <w:rPr>
                <w:rFonts w:ascii="Figtree" w:hAnsi="Figtree" w:cstheme="minorHAnsi"/>
                <w:bCs/>
                <w:sz w:val="20"/>
                <w:szCs w:val="20"/>
              </w:rPr>
              <w:t xml:space="preserve">available from </w:t>
            </w:r>
            <w:r w:rsidR="00153CFA" w:rsidRPr="00E45913">
              <w:rPr>
                <w:rFonts w:ascii="Figtree" w:hAnsi="Figtree" w:cstheme="minorHAnsi"/>
                <w:bCs/>
                <w:sz w:val="20"/>
                <w:szCs w:val="20"/>
              </w:rPr>
              <w:t>more2life</w:t>
            </w:r>
            <w:r w:rsidR="0098351C" w:rsidRPr="00E45913">
              <w:rPr>
                <w:rFonts w:ascii="Figtree" w:hAnsi="Figtree" w:cstheme="minorHAnsi"/>
                <w:bCs/>
                <w:sz w:val="20"/>
                <w:szCs w:val="20"/>
              </w:rPr>
              <w:t xml:space="preserve"> Limited at the time</w:t>
            </w:r>
            <w:r w:rsidR="00800595" w:rsidRPr="00E45913">
              <w:rPr>
                <w:rFonts w:ascii="Figtree" w:hAnsi="Figtree" w:cstheme="minorHAnsi"/>
                <w:bCs/>
                <w:sz w:val="20"/>
                <w:szCs w:val="20"/>
              </w:rPr>
              <w:t>, which shall be based on the interest rates which would be applied by more2life Limited at such time to any new borrowing,</w:t>
            </w:r>
            <w:r w:rsidR="00BF277C">
              <w:rPr>
                <w:rFonts w:ascii="Figtree" w:hAnsi="Figtree" w:cstheme="minorHAnsi"/>
                <w:bCs/>
                <w:sz w:val="20"/>
                <w:szCs w:val="20"/>
              </w:rPr>
              <w:t xml:space="preserve"> </w:t>
            </w:r>
            <w:r w:rsidR="00180EE7" w:rsidRPr="00F4524A">
              <w:rPr>
                <w:rFonts w:ascii="Figtree" w:hAnsi="Figtree" w:cstheme="minorHAnsi"/>
                <w:bCs/>
                <w:sz w:val="20"/>
                <w:szCs w:val="20"/>
                <w:highlight w:val="green"/>
              </w:rPr>
              <w:t xml:space="preserve">(If </w:t>
            </w:r>
            <w:r w:rsidR="007D76DA" w:rsidRPr="00F4524A">
              <w:rPr>
                <w:rFonts w:ascii="Figtree" w:hAnsi="Figtree" w:cstheme="minorHAnsi"/>
                <w:bCs/>
                <w:sz w:val="20"/>
                <w:szCs w:val="20"/>
                <w:highlight w:val="green"/>
              </w:rPr>
              <w:t>FunderCode = RL show:</w:t>
            </w:r>
            <w:r w:rsidR="00BF277C">
              <w:rPr>
                <w:rFonts w:ascii="Figtree" w:hAnsi="Figtree" w:cstheme="minorHAnsi"/>
                <w:bCs/>
                <w:sz w:val="20"/>
                <w:szCs w:val="20"/>
              </w:rPr>
              <w:t xml:space="preserve">taking account of your then age and the value </w:t>
            </w:r>
            <w:r w:rsidR="008B68AB">
              <w:rPr>
                <w:rFonts w:ascii="Figtree" w:hAnsi="Figtree" w:cstheme="minorHAnsi"/>
                <w:bCs/>
                <w:sz w:val="20"/>
                <w:szCs w:val="20"/>
              </w:rPr>
              <w:t>o</w:t>
            </w:r>
            <w:r w:rsidR="00BF277C">
              <w:rPr>
                <w:rFonts w:ascii="Figtree" w:hAnsi="Figtree" w:cstheme="minorHAnsi"/>
                <w:bCs/>
                <w:sz w:val="20"/>
                <w:szCs w:val="20"/>
              </w:rPr>
              <w:t>f your property relative to your total outstanding balance and any unutilised drawdown facility,</w:t>
            </w:r>
            <w:r w:rsidR="00800595" w:rsidRPr="00E45913">
              <w:rPr>
                <w:rFonts w:ascii="Figtree" w:hAnsi="Figtree" w:cstheme="minorHAnsi"/>
                <w:bCs/>
                <w:sz w:val="20"/>
                <w:szCs w:val="20"/>
              </w:rPr>
              <w:t xml:space="preserve"> </w:t>
            </w:r>
            <w:r w:rsidR="007D76DA" w:rsidRPr="00F4524A">
              <w:rPr>
                <w:rFonts w:ascii="Figtree" w:hAnsi="Figtree" w:cstheme="minorHAnsi"/>
                <w:bCs/>
                <w:sz w:val="20"/>
                <w:szCs w:val="20"/>
                <w:highlight w:val="green"/>
              </w:rPr>
              <w:t>)</w:t>
            </w:r>
            <w:r w:rsidR="00800595" w:rsidRPr="00E45913">
              <w:rPr>
                <w:rFonts w:ascii="Figtree" w:hAnsi="Figtree" w:cstheme="minorHAnsi"/>
                <w:bCs/>
                <w:sz w:val="20"/>
                <w:szCs w:val="20"/>
              </w:rPr>
              <w:t xml:space="preserve">which </w:t>
            </w:r>
            <w:r w:rsidR="00376E26" w:rsidRPr="00E45913">
              <w:rPr>
                <w:rFonts w:ascii="Figtree" w:hAnsi="Figtree" w:cstheme="minorHAnsi"/>
                <w:bCs/>
                <w:sz w:val="20"/>
                <w:szCs w:val="20"/>
              </w:rPr>
              <w:t>will</w:t>
            </w:r>
            <w:r w:rsidR="00800595" w:rsidRPr="00E45913">
              <w:rPr>
                <w:rFonts w:ascii="Figtree" w:hAnsi="Figtree" w:cstheme="minorHAnsi"/>
                <w:bCs/>
                <w:sz w:val="20"/>
                <w:szCs w:val="20"/>
              </w:rPr>
              <w:t xml:space="preserve"> then</w:t>
            </w:r>
            <w:r w:rsidR="00376E26" w:rsidRPr="00E45913">
              <w:rPr>
                <w:rFonts w:ascii="Figtree" w:hAnsi="Figtree" w:cstheme="minorHAnsi"/>
                <w:bCs/>
                <w:sz w:val="20"/>
                <w:szCs w:val="20"/>
              </w:rPr>
              <w:t xml:space="preserve"> be fixed for the lifetime of the loan. The interest rates on further amounts drawn from your </w:t>
            </w:r>
            <w:r w:rsidR="008B2239">
              <w:rPr>
                <w:rFonts w:ascii="Figtree" w:hAnsi="Figtree" w:cstheme="minorHAnsi"/>
                <w:bCs/>
                <w:sz w:val="20"/>
                <w:szCs w:val="20"/>
              </w:rPr>
              <w:t>drawdown</w:t>
            </w:r>
            <w:r w:rsidR="00376E26" w:rsidRPr="00E45913">
              <w:rPr>
                <w:rFonts w:ascii="Figtree" w:hAnsi="Figtree" w:cstheme="minorHAnsi"/>
                <w:bCs/>
                <w:sz w:val="20"/>
                <w:szCs w:val="20"/>
              </w:rPr>
              <w:t xml:space="preserve"> facility could be more or less than</w:t>
            </w:r>
            <w:r w:rsidR="0098351C" w:rsidRPr="00E45913">
              <w:rPr>
                <w:rFonts w:ascii="Figtree" w:hAnsi="Figtree" w:cstheme="minorHAnsi"/>
                <w:bCs/>
                <w:sz w:val="20"/>
                <w:szCs w:val="20"/>
              </w:rPr>
              <w:t xml:space="preserve"> your initial interest rate</w:t>
            </w:r>
            <w:r w:rsidR="00871532" w:rsidRPr="00E45913">
              <w:rPr>
                <w:rFonts w:ascii="Figtree" w:hAnsi="Figtree" w:cstheme="minorHAnsi"/>
                <w:bCs/>
                <w:sz w:val="20"/>
                <w:szCs w:val="20"/>
              </w:rPr>
              <w:t xml:space="preserve">. We will provide you with an Offer confirming the interest rate and the </w:t>
            </w:r>
            <w:r w:rsidR="00EE65B3" w:rsidRPr="00E45913">
              <w:rPr>
                <w:rFonts w:ascii="Figtree" w:hAnsi="Figtree" w:cstheme="minorHAnsi"/>
                <w:bCs/>
                <w:sz w:val="20"/>
                <w:szCs w:val="20"/>
              </w:rPr>
              <w:t xml:space="preserve">Annual Percentage Rate (APR) </w:t>
            </w:r>
            <w:r w:rsidR="00871532" w:rsidRPr="00E45913">
              <w:rPr>
                <w:rFonts w:ascii="Figtree" w:hAnsi="Figtree" w:cstheme="minorHAnsi"/>
                <w:bCs/>
                <w:sz w:val="20"/>
                <w:szCs w:val="20"/>
              </w:rPr>
              <w:t>each time we agree to your request for additional borrowing</w:t>
            </w:r>
            <w:r w:rsidR="00180EE7">
              <w:rPr>
                <w:rFonts w:ascii="Figtree" w:hAnsi="Figtree" w:cstheme="minorHAnsi"/>
                <w:bCs/>
                <w:sz w:val="20"/>
                <w:szCs w:val="20"/>
              </w:rPr>
              <w:t>.</w:t>
            </w:r>
            <w:r w:rsidR="00180EE7" w:rsidRPr="00180EE7">
              <w:rPr>
                <w:rFonts w:ascii="Figtree" w:hAnsi="Figtree" w:cstheme="minorHAnsi"/>
                <w:bCs/>
                <w:sz w:val="20"/>
                <w:szCs w:val="20"/>
                <w:highlight w:val="yellow"/>
              </w:rPr>
              <w:t>)</w:t>
            </w:r>
          </w:p>
          <w:p w14:paraId="10460F48" w14:textId="77777777" w:rsidR="00BB1AB7" w:rsidRPr="00E45913" w:rsidRDefault="00BB1AB7">
            <w:pPr>
              <w:autoSpaceDE w:val="0"/>
              <w:autoSpaceDN w:val="0"/>
              <w:adjustRightInd w:val="0"/>
              <w:spacing w:after="0" w:line="240" w:lineRule="auto"/>
              <w:rPr>
                <w:rFonts w:ascii="Figtree" w:hAnsi="Figtree" w:cs="Arial"/>
                <w:bCs/>
                <w:sz w:val="20"/>
                <w:szCs w:val="20"/>
              </w:rPr>
            </w:pPr>
          </w:p>
          <w:p w14:paraId="6AC4EFBB" w14:textId="44D9C99B" w:rsidR="00BB1AB7" w:rsidRPr="00E45913" w:rsidRDefault="00376E26">
            <w:pPr>
              <w:autoSpaceDE w:val="0"/>
              <w:autoSpaceDN w:val="0"/>
              <w:adjustRightInd w:val="0"/>
              <w:spacing w:after="0" w:line="240" w:lineRule="auto"/>
              <w:rPr>
                <w:rFonts w:ascii="Figtree" w:hAnsi="Figtree" w:cs="Arial"/>
                <w:bCs/>
                <w:sz w:val="20"/>
                <w:szCs w:val="20"/>
              </w:rPr>
            </w:pPr>
            <w:r w:rsidRPr="00E45913">
              <w:rPr>
                <w:rFonts w:ascii="Figtree" w:hAnsi="Figtree" w:cs="Arial"/>
                <w:bCs/>
                <w:sz w:val="20"/>
                <w:szCs w:val="20"/>
              </w:rPr>
              <w:t xml:space="preserve">You do not have to make any payments during the life of this mortgage and what you will owe on the </w:t>
            </w:r>
            <w:r w:rsidR="00B54962" w:rsidRPr="00B54962">
              <w:rPr>
                <w:rFonts w:ascii="Figtree" w:hAnsi="Figtree" w:cs="Arial"/>
                <w:bCs/>
                <w:sz w:val="20"/>
                <w:szCs w:val="20"/>
                <w:highlight w:val="yellow"/>
              </w:rPr>
              <w:t>(If DrawdownAmount &gt;0 show:</w:t>
            </w:r>
            <w:r w:rsidRPr="00E45913">
              <w:rPr>
                <w:rFonts w:ascii="Figtree" w:hAnsi="Figtree" w:cs="Arial"/>
                <w:bCs/>
                <w:sz w:val="20"/>
                <w:szCs w:val="20"/>
              </w:rPr>
              <w:t>initial</w:t>
            </w:r>
            <w:r w:rsidR="00B54962" w:rsidRPr="00B54962">
              <w:rPr>
                <w:rFonts w:ascii="Figtree" w:hAnsi="Figtree" w:cs="Arial"/>
                <w:bCs/>
                <w:sz w:val="20"/>
                <w:szCs w:val="20"/>
                <w:highlight w:val="yellow"/>
              </w:rPr>
              <w:t>)</w:t>
            </w:r>
            <w:r w:rsidRPr="00E45913">
              <w:rPr>
                <w:rFonts w:ascii="Figtree" w:hAnsi="Figtree" w:cs="Arial"/>
                <w:bCs/>
                <w:sz w:val="20"/>
                <w:szCs w:val="20"/>
              </w:rPr>
              <w:t xml:space="preserve"> advance, as estimated in </w:t>
            </w:r>
            <w:r w:rsidR="00C54944" w:rsidRPr="00E45913">
              <w:rPr>
                <w:rFonts w:ascii="Figtree" w:hAnsi="Figtree" w:cs="Arial"/>
                <w:bCs/>
                <w:sz w:val="20"/>
                <w:szCs w:val="20"/>
              </w:rPr>
              <w:t>S</w:t>
            </w:r>
            <w:r w:rsidRPr="00E45913">
              <w:rPr>
                <w:rFonts w:ascii="Figtree" w:hAnsi="Figtree" w:cs="Arial"/>
                <w:bCs/>
                <w:sz w:val="20"/>
                <w:szCs w:val="20"/>
              </w:rPr>
              <w:t>ection 8 above, will not vary. This is because the interest rate is fixed.</w:t>
            </w:r>
          </w:p>
          <w:p w14:paraId="202DCA14" w14:textId="77777777" w:rsidR="00BB1AB7" w:rsidRPr="00E45913" w:rsidRDefault="00BB1AB7">
            <w:pPr>
              <w:autoSpaceDE w:val="0"/>
              <w:autoSpaceDN w:val="0"/>
              <w:adjustRightInd w:val="0"/>
              <w:spacing w:after="0" w:line="240" w:lineRule="auto"/>
              <w:rPr>
                <w:rFonts w:ascii="Figtree" w:hAnsi="Figtree" w:cs="Arial"/>
                <w:b/>
                <w:sz w:val="8"/>
                <w:szCs w:val="8"/>
              </w:rPr>
            </w:pPr>
          </w:p>
        </w:tc>
      </w:tr>
    </w:tbl>
    <w:p w14:paraId="0DFC7C13" w14:textId="77777777" w:rsidR="00BB1AB7" w:rsidRPr="00E45913" w:rsidRDefault="00BB1AB7">
      <w:pPr>
        <w:autoSpaceDE w:val="0"/>
        <w:autoSpaceDN w:val="0"/>
        <w:adjustRightInd w:val="0"/>
        <w:spacing w:after="0" w:line="240" w:lineRule="auto"/>
        <w:rPr>
          <w:rFonts w:ascii="Figtree" w:hAnsi="Figtree" w:cs="Arial"/>
          <w:sz w:val="20"/>
          <w:szCs w:val="20"/>
        </w:rPr>
      </w:pPr>
    </w:p>
    <w:p w14:paraId="2C57E91F" w14:textId="77777777" w:rsidR="00A508C1" w:rsidRPr="00E45913" w:rsidRDefault="00A508C1">
      <w:pPr>
        <w:autoSpaceDE w:val="0"/>
        <w:autoSpaceDN w:val="0"/>
        <w:adjustRightInd w:val="0"/>
        <w:spacing w:after="0" w:line="240" w:lineRule="auto"/>
        <w:rPr>
          <w:rFonts w:ascii="Figtree" w:hAnsi="Figtree" w:cs="Arial"/>
          <w:sz w:val="20"/>
          <w:szCs w:val="20"/>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9"/>
      </w:tblGrid>
      <w:tr w:rsidR="00BB1AB7" w:rsidRPr="00E45913" w14:paraId="316A536F" w14:textId="77777777">
        <w:trPr>
          <w:trHeight w:val="416"/>
        </w:trPr>
        <w:tc>
          <w:tcPr>
            <w:tcW w:w="9209" w:type="dxa"/>
            <w:shd w:val="clear" w:color="auto" w:fill="9CC2E5" w:themeFill="accent1" w:themeFillTint="99"/>
            <w:vAlign w:val="center"/>
          </w:tcPr>
          <w:p w14:paraId="2A30AC50" w14:textId="77777777" w:rsidR="00BB1AB7" w:rsidRPr="00E45913" w:rsidRDefault="00BB1AB7">
            <w:pPr>
              <w:autoSpaceDE w:val="0"/>
              <w:autoSpaceDN w:val="0"/>
              <w:adjustRightInd w:val="0"/>
              <w:spacing w:after="0" w:line="240" w:lineRule="auto"/>
              <w:rPr>
                <w:rFonts w:ascii="Figtree" w:hAnsi="Figtree" w:cs="Arial"/>
                <w:b/>
                <w:sz w:val="8"/>
                <w:szCs w:val="8"/>
              </w:rPr>
            </w:pPr>
          </w:p>
          <w:p w14:paraId="284F3083" w14:textId="77777777" w:rsidR="00BB1AB7" w:rsidRPr="00E45913" w:rsidRDefault="00376E26">
            <w:pPr>
              <w:pStyle w:val="ListParagraph"/>
              <w:numPr>
                <w:ilvl w:val="0"/>
                <w:numId w:val="7"/>
              </w:numPr>
              <w:autoSpaceDE w:val="0"/>
              <w:autoSpaceDN w:val="0"/>
              <w:adjustRightInd w:val="0"/>
              <w:spacing w:after="0" w:line="240" w:lineRule="auto"/>
              <w:rPr>
                <w:rFonts w:ascii="Figtree" w:hAnsi="Figtree" w:cs="Arial"/>
                <w:b/>
                <w:sz w:val="20"/>
                <w:szCs w:val="20"/>
              </w:rPr>
            </w:pPr>
            <w:r w:rsidRPr="00E45913">
              <w:rPr>
                <w:rFonts w:ascii="Figtree" w:hAnsi="Figtree" w:cs="Arial"/>
                <w:b/>
                <w:sz w:val="20"/>
                <w:szCs w:val="20"/>
              </w:rPr>
              <w:t>How the value of your home could change</w:t>
            </w:r>
          </w:p>
          <w:p w14:paraId="0104D4F4" w14:textId="77777777" w:rsidR="00BB1AB7" w:rsidRPr="00E45913" w:rsidRDefault="00BB1AB7">
            <w:pPr>
              <w:autoSpaceDE w:val="0"/>
              <w:autoSpaceDN w:val="0"/>
              <w:adjustRightInd w:val="0"/>
              <w:spacing w:after="0" w:line="240" w:lineRule="auto"/>
              <w:rPr>
                <w:rFonts w:ascii="Figtree" w:hAnsi="Figtree" w:cs="Arial"/>
                <w:b/>
                <w:sz w:val="8"/>
                <w:szCs w:val="8"/>
              </w:rPr>
            </w:pPr>
          </w:p>
        </w:tc>
      </w:tr>
      <w:tr w:rsidR="00BB1AB7" w:rsidRPr="00E45913" w14:paraId="1CF4CC94" w14:textId="77777777">
        <w:tc>
          <w:tcPr>
            <w:tcW w:w="9209" w:type="dxa"/>
            <w:vAlign w:val="center"/>
          </w:tcPr>
          <w:p w14:paraId="570F850B" w14:textId="77777777" w:rsidR="00BB1AB7" w:rsidRPr="00E45913" w:rsidRDefault="00BB1AB7">
            <w:pPr>
              <w:autoSpaceDE w:val="0"/>
              <w:autoSpaceDN w:val="0"/>
              <w:adjustRightInd w:val="0"/>
              <w:spacing w:after="0" w:line="240" w:lineRule="auto"/>
              <w:rPr>
                <w:rFonts w:ascii="Figtree" w:hAnsi="Figtree" w:cs="Arial"/>
                <w:b/>
                <w:sz w:val="8"/>
                <w:szCs w:val="8"/>
              </w:rPr>
            </w:pPr>
          </w:p>
          <w:p w14:paraId="096FD36C" w14:textId="03D6AFB4" w:rsidR="00BB1AB7" w:rsidRPr="00E45913" w:rsidRDefault="00376E26">
            <w:pPr>
              <w:autoSpaceDE w:val="0"/>
              <w:autoSpaceDN w:val="0"/>
              <w:adjustRightInd w:val="0"/>
              <w:spacing w:after="0" w:line="240" w:lineRule="auto"/>
              <w:rPr>
                <w:rFonts w:ascii="Figtree" w:hAnsi="Figtree" w:cs="Arial"/>
                <w:bCs/>
                <w:sz w:val="20"/>
                <w:szCs w:val="20"/>
              </w:rPr>
            </w:pPr>
            <w:r w:rsidRPr="00E45913">
              <w:rPr>
                <w:rFonts w:ascii="Figtree" w:hAnsi="Figtree" w:cs="Arial"/>
                <w:bCs/>
                <w:sz w:val="20"/>
                <w:szCs w:val="20"/>
              </w:rPr>
              <w:t xml:space="preserve">When you look at how the amount you owe goes up, remember also that property prices can go up or down, and this can affect the amount of money left over for you or your estate after the mortgage is repaid to </w:t>
            </w:r>
            <w:r w:rsidR="00153CFA" w:rsidRPr="00E45913">
              <w:rPr>
                <w:rFonts w:ascii="Figtree" w:hAnsi="Figtree" w:cs="Arial"/>
                <w:bCs/>
                <w:sz w:val="20"/>
                <w:szCs w:val="20"/>
              </w:rPr>
              <w:t>more2life</w:t>
            </w:r>
            <w:r w:rsidRPr="00E45913">
              <w:rPr>
                <w:rFonts w:ascii="Figtree" w:hAnsi="Figtree" w:cs="Arial"/>
                <w:bCs/>
                <w:sz w:val="20"/>
                <w:szCs w:val="20"/>
              </w:rPr>
              <w:t xml:space="preserve"> Limited.</w:t>
            </w:r>
          </w:p>
          <w:p w14:paraId="220E9EEB" w14:textId="77777777" w:rsidR="00BB1AB7" w:rsidRPr="00E45913" w:rsidRDefault="00BB1AB7">
            <w:pPr>
              <w:autoSpaceDE w:val="0"/>
              <w:autoSpaceDN w:val="0"/>
              <w:adjustRightInd w:val="0"/>
              <w:spacing w:after="0" w:line="240" w:lineRule="auto"/>
              <w:rPr>
                <w:rFonts w:ascii="Figtree" w:hAnsi="Figtree" w:cs="Arial"/>
                <w:bCs/>
                <w:sz w:val="20"/>
                <w:szCs w:val="20"/>
              </w:rPr>
            </w:pPr>
          </w:p>
          <w:p w14:paraId="25F35831" w14:textId="4EEFA117" w:rsidR="00BB1AB7" w:rsidRPr="00E45913" w:rsidRDefault="00376E26">
            <w:pPr>
              <w:autoSpaceDE w:val="0"/>
              <w:autoSpaceDN w:val="0"/>
              <w:adjustRightInd w:val="0"/>
              <w:spacing w:after="0" w:line="240" w:lineRule="auto"/>
              <w:rPr>
                <w:rFonts w:ascii="Figtree" w:hAnsi="Figtree" w:cs="Arial"/>
                <w:bCs/>
                <w:sz w:val="20"/>
                <w:szCs w:val="20"/>
              </w:rPr>
            </w:pPr>
            <w:r w:rsidRPr="00E45913">
              <w:rPr>
                <w:rFonts w:ascii="Figtree" w:hAnsi="Figtree" w:cs="Arial"/>
                <w:bCs/>
                <w:sz w:val="20"/>
                <w:szCs w:val="20"/>
              </w:rPr>
              <w:t>Based on the estimated value of your home now of £</w:t>
            </w:r>
            <w:r w:rsidR="00AA576E" w:rsidRPr="00046CCD">
              <w:rPr>
                <w:rFonts w:ascii="Figtree" w:hAnsi="Figtree" w:cs="Arial"/>
                <w:bCs/>
                <w:sz w:val="20"/>
                <w:szCs w:val="20"/>
                <w:highlight w:val="yellow"/>
              </w:rPr>
              <w:t>&lt;&lt;</w:t>
            </w:r>
            <w:r w:rsidR="00046CCD" w:rsidRPr="00046CCD">
              <w:rPr>
                <w:rFonts w:ascii="Figtree" w:hAnsi="Figtree" w:cs="Arial"/>
                <w:bCs/>
                <w:sz w:val="20"/>
                <w:szCs w:val="20"/>
                <w:highlight w:val="yellow"/>
              </w:rPr>
              <w:t>DerivedSecurityValue</w:t>
            </w:r>
            <w:r w:rsidR="00AA576E" w:rsidRPr="00046CCD">
              <w:rPr>
                <w:rFonts w:ascii="Figtree" w:hAnsi="Figtree" w:cs="Arial"/>
                <w:bCs/>
                <w:sz w:val="20"/>
                <w:szCs w:val="20"/>
                <w:highlight w:val="yellow"/>
              </w:rPr>
              <w:t>&gt;&gt;</w:t>
            </w:r>
            <w:r w:rsidRPr="00E45913">
              <w:rPr>
                <w:rFonts w:ascii="Figtree" w:hAnsi="Figtree" w:cs="Arial"/>
                <w:bCs/>
                <w:sz w:val="20"/>
                <w:szCs w:val="20"/>
              </w:rPr>
              <w:t xml:space="preserve"> this example shows what the value of your home would be after </w:t>
            </w:r>
            <w:r w:rsidR="00AA576E" w:rsidRPr="001B4B22">
              <w:rPr>
                <w:rFonts w:ascii="Figtree" w:hAnsi="Figtree" w:cs="Arial"/>
                <w:bCs/>
                <w:sz w:val="20"/>
                <w:szCs w:val="20"/>
                <w:highlight w:val="red"/>
              </w:rPr>
              <w:t>&lt;&lt;</w:t>
            </w:r>
            <w:r w:rsidR="001B4B22" w:rsidRPr="001B4B22">
              <w:rPr>
                <w:rFonts w:ascii="Figtree" w:hAnsi="Figtree" w:cs="Arial"/>
                <w:bCs/>
                <w:sz w:val="20"/>
                <w:szCs w:val="20"/>
                <w:highlight w:val="red"/>
              </w:rPr>
              <w:t>OverallTermYears</w:t>
            </w:r>
            <w:r w:rsidR="00AA576E" w:rsidRPr="001B4B22">
              <w:rPr>
                <w:rFonts w:ascii="Figtree" w:hAnsi="Figtree" w:cs="Arial"/>
                <w:bCs/>
                <w:sz w:val="20"/>
                <w:szCs w:val="20"/>
                <w:highlight w:val="red"/>
              </w:rPr>
              <w:t>&gt;&gt;</w:t>
            </w:r>
            <w:r w:rsidRPr="00E45913">
              <w:rPr>
                <w:rFonts w:ascii="Figtree" w:hAnsi="Figtree" w:cs="Arial"/>
                <w:bCs/>
                <w:sz w:val="20"/>
                <w:szCs w:val="20"/>
              </w:rPr>
              <w:t xml:space="preserve"> years if the value went up by 1% each year or went down by 1% each year. Remember also that the mortgage may run for more or less than </w:t>
            </w:r>
            <w:r w:rsidR="00AA576E" w:rsidRPr="001B4B22">
              <w:rPr>
                <w:rFonts w:ascii="Figtree" w:hAnsi="Figtree" w:cs="Arial"/>
                <w:bCs/>
                <w:sz w:val="20"/>
                <w:szCs w:val="20"/>
                <w:highlight w:val="red"/>
              </w:rPr>
              <w:t>&lt;&lt;</w:t>
            </w:r>
            <w:r w:rsidR="00046CCD" w:rsidRPr="001B4B22">
              <w:rPr>
                <w:rFonts w:ascii="Figtree" w:hAnsi="Figtree" w:cs="Arial"/>
                <w:bCs/>
                <w:sz w:val="20"/>
                <w:szCs w:val="20"/>
                <w:highlight w:val="red"/>
              </w:rPr>
              <w:t>OverallTermYears</w:t>
            </w:r>
            <w:r w:rsidR="00AA576E" w:rsidRPr="001B4B22">
              <w:rPr>
                <w:rFonts w:ascii="Figtree" w:hAnsi="Figtree" w:cs="Arial"/>
                <w:bCs/>
                <w:sz w:val="20"/>
                <w:szCs w:val="20"/>
                <w:highlight w:val="red"/>
              </w:rPr>
              <w:t>&gt;&gt;</w:t>
            </w:r>
            <w:r w:rsidRPr="00E45913">
              <w:rPr>
                <w:rFonts w:ascii="Figtree" w:hAnsi="Figtree" w:cs="Arial"/>
                <w:bCs/>
                <w:sz w:val="20"/>
                <w:szCs w:val="20"/>
              </w:rPr>
              <w:t xml:space="preserve"> years. This is an example only and gives no guide to how much the value of your home will actually change.</w:t>
            </w:r>
          </w:p>
          <w:p w14:paraId="038B19D5" w14:textId="77777777" w:rsidR="00BB1AB7" w:rsidRPr="00E45913" w:rsidRDefault="00BB1AB7">
            <w:pPr>
              <w:autoSpaceDE w:val="0"/>
              <w:autoSpaceDN w:val="0"/>
              <w:adjustRightInd w:val="0"/>
              <w:spacing w:after="0" w:line="240" w:lineRule="auto"/>
              <w:rPr>
                <w:rFonts w:ascii="Figtree" w:hAnsi="Figtree" w:cs="Arial"/>
                <w:bCs/>
                <w:sz w:val="20"/>
                <w:szCs w:val="20"/>
              </w:rPr>
            </w:pPr>
          </w:p>
          <w:p w14:paraId="0A6AC58B" w14:textId="4A90BFC8" w:rsidR="00BB1AB7" w:rsidRPr="00E45913" w:rsidRDefault="00376E26">
            <w:pPr>
              <w:autoSpaceDE w:val="0"/>
              <w:autoSpaceDN w:val="0"/>
              <w:adjustRightInd w:val="0"/>
              <w:spacing w:after="0" w:line="240" w:lineRule="auto"/>
              <w:rPr>
                <w:rFonts w:ascii="Figtree" w:hAnsi="Figtree" w:cs="Arial"/>
                <w:bCs/>
                <w:sz w:val="20"/>
                <w:szCs w:val="20"/>
              </w:rPr>
            </w:pPr>
            <w:r w:rsidRPr="00E45913">
              <w:rPr>
                <w:rFonts w:ascii="Figtree" w:hAnsi="Figtree" w:cs="Arial"/>
                <w:bCs/>
                <w:sz w:val="20"/>
                <w:szCs w:val="20"/>
              </w:rPr>
              <w:t>If your home went up in value by 1% each year it would be worth £</w:t>
            </w:r>
            <w:r w:rsidR="00AA576E" w:rsidRPr="00C138B6">
              <w:rPr>
                <w:rFonts w:ascii="Figtree" w:hAnsi="Figtree" w:cs="Arial"/>
                <w:bCs/>
                <w:sz w:val="20"/>
                <w:szCs w:val="20"/>
                <w:highlight w:val="yellow"/>
              </w:rPr>
              <w:t>&lt;&lt;</w:t>
            </w:r>
            <w:r w:rsidR="00C138B6" w:rsidRPr="00C138B6">
              <w:rPr>
                <w:rFonts w:ascii="Figtree" w:hAnsi="Figtree" w:cs="Arial"/>
                <w:bCs/>
                <w:sz w:val="20"/>
                <w:szCs w:val="20"/>
                <w:highlight w:val="yellow"/>
              </w:rPr>
              <w:t>ValueUp</w:t>
            </w:r>
            <w:r w:rsidR="00AA576E" w:rsidRPr="00C138B6">
              <w:rPr>
                <w:rFonts w:ascii="Figtree" w:hAnsi="Figtree" w:cs="Arial"/>
                <w:bCs/>
                <w:sz w:val="20"/>
                <w:szCs w:val="20"/>
                <w:highlight w:val="yellow"/>
              </w:rPr>
              <w:t>&gt;&gt;</w:t>
            </w:r>
            <w:r w:rsidRPr="00E45913">
              <w:rPr>
                <w:rFonts w:ascii="Figtree" w:hAnsi="Figtree" w:cs="Arial"/>
                <w:bCs/>
                <w:sz w:val="20"/>
                <w:szCs w:val="20"/>
              </w:rPr>
              <w:t xml:space="preserve"> after </w:t>
            </w:r>
            <w:r w:rsidR="00AA576E" w:rsidRPr="006F3964">
              <w:rPr>
                <w:rFonts w:ascii="Figtree" w:hAnsi="Figtree" w:cs="Arial"/>
                <w:bCs/>
                <w:sz w:val="20"/>
                <w:szCs w:val="20"/>
                <w:highlight w:val="red"/>
              </w:rPr>
              <w:t>&lt;&lt;</w:t>
            </w:r>
            <w:r w:rsidR="001B4B22" w:rsidRPr="006F3964">
              <w:rPr>
                <w:rFonts w:ascii="Figtree" w:hAnsi="Figtree" w:cs="Arial"/>
                <w:bCs/>
                <w:sz w:val="20"/>
                <w:szCs w:val="20"/>
                <w:highlight w:val="red"/>
              </w:rPr>
              <w:t>OverallTermYears</w:t>
            </w:r>
            <w:r w:rsidR="00AA576E" w:rsidRPr="006F3964">
              <w:rPr>
                <w:rFonts w:ascii="Figtree" w:hAnsi="Figtree" w:cs="Arial"/>
                <w:bCs/>
                <w:sz w:val="20"/>
                <w:szCs w:val="20"/>
                <w:highlight w:val="red"/>
              </w:rPr>
              <w:t>&gt;&gt;</w:t>
            </w:r>
            <w:r w:rsidRPr="00E45913">
              <w:rPr>
                <w:rFonts w:ascii="Figtree" w:hAnsi="Figtree" w:cs="Arial"/>
                <w:bCs/>
                <w:sz w:val="20"/>
                <w:szCs w:val="20"/>
              </w:rPr>
              <w:t xml:space="preserve"> years.</w:t>
            </w:r>
          </w:p>
          <w:p w14:paraId="3D290BB6" w14:textId="77777777" w:rsidR="00BB1AB7" w:rsidRPr="00E45913" w:rsidRDefault="00376E26">
            <w:pPr>
              <w:autoSpaceDE w:val="0"/>
              <w:autoSpaceDN w:val="0"/>
              <w:adjustRightInd w:val="0"/>
              <w:spacing w:after="0" w:line="240" w:lineRule="auto"/>
              <w:rPr>
                <w:rFonts w:ascii="Figtree" w:hAnsi="Figtree" w:cs="Arial"/>
                <w:bCs/>
                <w:sz w:val="20"/>
                <w:szCs w:val="20"/>
              </w:rPr>
            </w:pPr>
            <w:r w:rsidRPr="00E45913">
              <w:rPr>
                <w:rFonts w:ascii="Figtree" w:hAnsi="Figtree" w:cs="Arial"/>
                <w:bCs/>
                <w:sz w:val="20"/>
                <w:szCs w:val="20"/>
              </w:rPr>
              <w:tab/>
            </w:r>
          </w:p>
          <w:p w14:paraId="6AB31104" w14:textId="3D764E22" w:rsidR="00BB1AB7" w:rsidRPr="00E45913" w:rsidRDefault="00376E26">
            <w:pPr>
              <w:autoSpaceDE w:val="0"/>
              <w:autoSpaceDN w:val="0"/>
              <w:adjustRightInd w:val="0"/>
              <w:spacing w:after="0" w:line="240" w:lineRule="auto"/>
              <w:rPr>
                <w:rFonts w:ascii="Figtree" w:hAnsi="Figtree" w:cs="Arial"/>
                <w:bCs/>
                <w:sz w:val="20"/>
                <w:szCs w:val="20"/>
              </w:rPr>
            </w:pPr>
            <w:r w:rsidRPr="00E45913">
              <w:rPr>
                <w:rFonts w:ascii="Figtree" w:hAnsi="Figtree" w:cs="Arial"/>
                <w:bCs/>
                <w:sz w:val="20"/>
                <w:szCs w:val="20"/>
              </w:rPr>
              <w:t>If your home went down in value by 1% each year it would be worth £</w:t>
            </w:r>
            <w:r w:rsidR="00AA576E" w:rsidRPr="00C138B6">
              <w:rPr>
                <w:rFonts w:ascii="Figtree" w:hAnsi="Figtree" w:cs="Arial"/>
                <w:bCs/>
                <w:sz w:val="20"/>
                <w:szCs w:val="20"/>
                <w:highlight w:val="yellow"/>
              </w:rPr>
              <w:t>&lt;&lt;</w:t>
            </w:r>
            <w:r w:rsidR="00C138B6" w:rsidRPr="00C138B6">
              <w:rPr>
                <w:rFonts w:ascii="Figtree" w:hAnsi="Figtree" w:cs="Arial"/>
                <w:bCs/>
                <w:sz w:val="20"/>
                <w:szCs w:val="20"/>
                <w:highlight w:val="yellow"/>
              </w:rPr>
              <w:t>ValueDown</w:t>
            </w:r>
            <w:r w:rsidR="00AA576E" w:rsidRPr="00C138B6">
              <w:rPr>
                <w:rFonts w:ascii="Figtree" w:hAnsi="Figtree" w:cs="Arial"/>
                <w:bCs/>
                <w:sz w:val="20"/>
                <w:szCs w:val="20"/>
                <w:highlight w:val="yellow"/>
              </w:rPr>
              <w:t>&gt;&gt;</w:t>
            </w:r>
            <w:r w:rsidRPr="00E45913">
              <w:rPr>
                <w:rFonts w:ascii="Figtree" w:hAnsi="Figtree" w:cs="Arial"/>
                <w:bCs/>
                <w:sz w:val="20"/>
                <w:szCs w:val="20"/>
              </w:rPr>
              <w:t xml:space="preserve"> after </w:t>
            </w:r>
            <w:r w:rsidR="00AA576E" w:rsidRPr="006F3964">
              <w:rPr>
                <w:rFonts w:ascii="Figtree" w:hAnsi="Figtree" w:cs="Arial"/>
                <w:bCs/>
                <w:sz w:val="20"/>
                <w:szCs w:val="20"/>
                <w:highlight w:val="red"/>
              </w:rPr>
              <w:t>&lt;&lt;</w:t>
            </w:r>
            <w:r w:rsidR="006F3964" w:rsidRPr="006F3964">
              <w:rPr>
                <w:rFonts w:ascii="Figtree" w:hAnsi="Figtree" w:cs="Arial"/>
                <w:bCs/>
                <w:sz w:val="20"/>
                <w:szCs w:val="20"/>
                <w:highlight w:val="red"/>
              </w:rPr>
              <w:t>OverallTermYears</w:t>
            </w:r>
            <w:r w:rsidR="00AA576E" w:rsidRPr="006F3964">
              <w:rPr>
                <w:rFonts w:ascii="Figtree" w:hAnsi="Figtree" w:cs="Arial"/>
                <w:bCs/>
                <w:sz w:val="20"/>
                <w:szCs w:val="20"/>
                <w:highlight w:val="red"/>
              </w:rPr>
              <w:t>&gt;&gt;</w:t>
            </w:r>
            <w:r w:rsidRPr="00E45913">
              <w:rPr>
                <w:rFonts w:ascii="Figtree" w:hAnsi="Figtree" w:cs="Arial"/>
                <w:bCs/>
                <w:sz w:val="20"/>
                <w:szCs w:val="20"/>
              </w:rPr>
              <w:t xml:space="preserve"> years.</w:t>
            </w:r>
          </w:p>
          <w:p w14:paraId="22A27914" w14:textId="77777777" w:rsidR="00B32DDD" w:rsidRPr="00E45913" w:rsidRDefault="00B32DDD">
            <w:pPr>
              <w:autoSpaceDE w:val="0"/>
              <w:autoSpaceDN w:val="0"/>
              <w:adjustRightInd w:val="0"/>
              <w:spacing w:after="0" w:line="240" w:lineRule="auto"/>
              <w:rPr>
                <w:rFonts w:ascii="Figtree" w:hAnsi="Figtree" w:cs="Arial"/>
                <w:bCs/>
                <w:sz w:val="20"/>
                <w:szCs w:val="20"/>
              </w:rPr>
            </w:pPr>
          </w:p>
          <w:p w14:paraId="45F430C7" w14:textId="5368818D" w:rsidR="00B32DDD" w:rsidRPr="00E45913" w:rsidRDefault="00B32DDD">
            <w:pPr>
              <w:autoSpaceDE w:val="0"/>
              <w:autoSpaceDN w:val="0"/>
              <w:adjustRightInd w:val="0"/>
              <w:spacing w:after="0" w:line="240" w:lineRule="auto"/>
              <w:rPr>
                <w:rFonts w:ascii="Figtree" w:hAnsi="Figtree" w:cs="Arial"/>
                <w:bCs/>
                <w:sz w:val="20"/>
                <w:szCs w:val="20"/>
              </w:rPr>
            </w:pPr>
            <w:r w:rsidRPr="00E45913">
              <w:rPr>
                <w:rFonts w:ascii="Figtree" w:hAnsi="Figtree" w:cs="Arial"/>
                <w:sz w:val="20"/>
                <w:szCs w:val="20"/>
              </w:rPr>
              <w:t xml:space="preserve">Please consider this against the interest accrual in </w:t>
            </w:r>
            <w:r w:rsidR="00EE4D2A" w:rsidRPr="00E45913">
              <w:rPr>
                <w:rFonts w:ascii="Figtree" w:hAnsi="Figtree" w:cs="Arial"/>
                <w:sz w:val="20"/>
                <w:szCs w:val="20"/>
              </w:rPr>
              <w:t>S</w:t>
            </w:r>
            <w:r w:rsidRPr="00E45913">
              <w:rPr>
                <w:rFonts w:ascii="Figtree" w:hAnsi="Figtree" w:cs="Arial"/>
                <w:sz w:val="20"/>
                <w:szCs w:val="20"/>
              </w:rPr>
              <w:t xml:space="preserve">ection 8. </w:t>
            </w:r>
          </w:p>
          <w:p w14:paraId="72A0C6BA" w14:textId="77777777" w:rsidR="00BB1AB7" w:rsidRPr="00E45913" w:rsidRDefault="00BB1AB7">
            <w:pPr>
              <w:autoSpaceDE w:val="0"/>
              <w:autoSpaceDN w:val="0"/>
              <w:adjustRightInd w:val="0"/>
              <w:spacing w:after="0" w:line="240" w:lineRule="auto"/>
              <w:rPr>
                <w:rFonts w:ascii="Figtree" w:hAnsi="Figtree" w:cs="Arial"/>
                <w:b/>
                <w:sz w:val="8"/>
                <w:szCs w:val="8"/>
              </w:rPr>
            </w:pPr>
          </w:p>
        </w:tc>
      </w:tr>
    </w:tbl>
    <w:p w14:paraId="7658F8BE" w14:textId="77777777" w:rsidR="00BB1AB7" w:rsidRPr="00E45913" w:rsidRDefault="00BB1AB7">
      <w:pPr>
        <w:autoSpaceDE w:val="0"/>
        <w:autoSpaceDN w:val="0"/>
        <w:adjustRightInd w:val="0"/>
        <w:spacing w:after="0" w:line="240" w:lineRule="auto"/>
        <w:rPr>
          <w:rFonts w:ascii="Figtree" w:hAnsi="Figtree" w:cs="Arial"/>
          <w:sz w:val="20"/>
          <w:szCs w:val="20"/>
        </w:rPr>
      </w:pPr>
    </w:p>
    <w:p w14:paraId="4E4B8CF4" w14:textId="77777777" w:rsidR="00BB1AB7" w:rsidRPr="00E45913" w:rsidRDefault="00BB1AB7">
      <w:pPr>
        <w:autoSpaceDE w:val="0"/>
        <w:autoSpaceDN w:val="0"/>
        <w:adjustRightInd w:val="0"/>
        <w:spacing w:after="0" w:line="240" w:lineRule="auto"/>
        <w:rPr>
          <w:rFonts w:ascii="Figtree" w:hAnsi="Figtree" w:cs="Arial"/>
          <w:sz w:val="20"/>
          <w:szCs w:val="20"/>
        </w:rPr>
      </w:pPr>
    </w:p>
    <w:p w14:paraId="144B2E07" w14:textId="77777777" w:rsidR="00F26C5C" w:rsidRPr="00E45913" w:rsidRDefault="00F26C5C" w:rsidP="00F26C5C">
      <w:pPr>
        <w:autoSpaceDE w:val="0"/>
        <w:autoSpaceDN w:val="0"/>
        <w:adjustRightInd w:val="0"/>
        <w:spacing w:after="0" w:line="240" w:lineRule="auto"/>
        <w:rPr>
          <w:rFonts w:ascii="Figtree" w:hAnsi="Figtree" w:cs="Arial"/>
          <w:sz w:val="20"/>
          <w:szCs w:val="20"/>
        </w:rPr>
      </w:pPr>
    </w:p>
    <w:tbl>
      <w:tblPr>
        <w:tblStyle w:val="TableGrid2"/>
        <w:tblW w:w="9322" w:type="dxa"/>
        <w:tblLayout w:type="fixed"/>
        <w:tblLook w:val="01E0" w:firstRow="1" w:lastRow="1" w:firstColumn="1" w:lastColumn="1" w:noHBand="0" w:noVBand="0"/>
      </w:tblPr>
      <w:tblGrid>
        <w:gridCol w:w="6516"/>
        <w:gridCol w:w="2806"/>
      </w:tblGrid>
      <w:tr w:rsidR="00BB1AB7" w:rsidRPr="00E45913" w14:paraId="0B19F844" w14:textId="77777777">
        <w:trPr>
          <w:trHeight w:val="416"/>
        </w:trPr>
        <w:tc>
          <w:tcPr>
            <w:tcW w:w="9322" w:type="dxa"/>
            <w:gridSpan w:val="2"/>
            <w:shd w:val="clear" w:color="auto" w:fill="9CC2E5" w:themeFill="accent1" w:themeFillTint="99"/>
            <w:vAlign w:val="center"/>
          </w:tcPr>
          <w:p w14:paraId="7AF4597D" w14:textId="0DE4C84B" w:rsidR="00BB1AB7" w:rsidRPr="003B442A" w:rsidRDefault="00376E26" w:rsidP="003B442A">
            <w:pPr>
              <w:autoSpaceDE w:val="0"/>
              <w:autoSpaceDN w:val="0"/>
              <w:adjustRightInd w:val="0"/>
              <w:ind w:left="15"/>
              <w:contextualSpacing/>
              <w:rPr>
                <w:rFonts w:ascii="Figtree" w:hAnsi="Figtree" w:cs="Arial"/>
                <w:b/>
                <w:sz w:val="20"/>
                <w:szCs w:val="20"/>
              </w:rPr>
            </w:pPr>
            <w:r w:rsidRPr="00E45913">
              <w:rPr>
                <w:rFonts w:ascii="Figtree" w:hAnsi="Figtree" w:cs="Arial"/>
                <w:b/>
                <w:sz w:val="20"/>
                <w:szCs w:val="20"/>
              </w:rPr>
              <w:t>11</w:t>
            </w:r>
            <w:r w:rsidR="00B5606A" w:rsidRPr="00E45913">
              <w:rPr>
                <w:rFonts w:ascii="Figtree" w:hAnsi="Figtree" w:cs="Arial"/>
                <w:b/>
                <w:sz w:val="20"/>
                <w:szCs w:val="20"/>
              </w:rPr>
              <w:t>. What</w:t>
            </w:r>
            <w:r w:rsidRPr="00E45913">
              <w:rPr>
                <w:rFonts w:ascii="Figtree" w:hAnsi="Figtree" w:cs="Arial"/>
                <w:b/>
                <w:sz w:val="20"/>
                <w:szCs w:val="20"/>
              </w:rPr>
              <w:t xml:space="preserve"> fees must you pay?</w:t>
            </w:r>
          </w:p>
        </w:tc>
      </w:tr>
      <w:tr w:rsidR="00BB1AB7" w:rsidRPr="00E45913" w14:paraId="7A38A452" w14:textId="77777777">
        <w:tc>
          <w:tcPr>
            <w:tcW w:w="6516" w:type="dxa"/>
            <w:vAlign w:val="center"/>
          </w:tcPr>
          <w:p w14:paraId="7E55F2E2" w14:textId="77777777" w:rsidR="00BB1AB7" w:rsidRPr="00E45913" w:rsidRDefault="00BB1AB7">
            <w:pPr>
              <w:autoSpaceDE w:val="0"/>
              <w:autoSpaceDN w:val="0"/>
              <w:adjustRightInd w:val="0"/>
              <w:rPr>
                <w:rFonts w:ascii="Figtree" w:hAnsi="Figtree" w:cs="Arial"/>
                <w:b/>
                <w:bCs/>
                <w:sz w:val="8"/>
                <w:szCs w:val="8"/>
              </w:rPr>
            </w:pPr>
          </w:p>
          <w:p w14:paraId="4253D26B" w14:textId="5E1F2DCF" w:rsidR="00BB1AB7" w:rsidRPr="00E45913" w:rsidRDefault="00376E26">
            <w:pPr>
              <w:autoSpaceDE w:val="0"/>
              <w:autoSpaceDN w:val="0"/>
              <w:adjustRightInd w:val="0"/>
              <w:rPr>
                <w:rFonts w:ascii="Figtree" w:hAnsi="Figtree" w:cs="Arial"/>
                <w:b/>
                <w:bCs/>
                <w:sz w:val="20"/>
                <w:szCs w:val="20"/>
              </w:rPr>
            </w:pPr>
            <w:r w:rsidRPr="00E45913">
              <w:rPr>
                <w:rFonts w:ascii="Figtree" w:hAnsi="Figtree" w:cs="Arial"/>
                <w:b/>
                <w:bCs/>
                <w:sz w:val="20"/>
                <w:szCs w:val="20"/>
              </w:rPr>
              <w:t xml:space="preserve">Fees Payable to </w:t>
            </w:r>
            <w:r w:rsidR="00153CFA" w:rsidRPr="00E45913">
              <w:rPr>
                <w:rFonts w:ascii="Figtree" w:hAnsi="Figtree" w:cs="Arial"/>
                <w:b/>
                <w:bCs/>
                <w:sz w:val="20"/>
                <w:szCs w:val="20"/>
              </w:rPr>
              <w:t>more2life</w:t>
            </w:r>
            <w:r w:rsidRPr="00E45913">
              <w:rPr>
                <w:rFonts w:ascii="Figtree" w:hAnsi="Figtree" w:cs="Arial"/>
                <w:b/>
                <w:bCs/>
                <w:sz w:val="20"/>
                <w:szCs w:val="20"/>
              </w:rPr>
              <w:t xml:space="preserve"> Limited</w:t>
            </w:r>
          </w:p>
          <w:p w14:paraId="24BC38B3" w14:textId="77777777" w:rsidR="00BB1AB7" w:rsidRPr="00E45913" w:rsidRDefault="00BB1AB7">
            <w:pPr>
              <w:autoSpaceDE w:val="0"/>
              <w:autoSpaceDN w:val="0"/>
              <w:adjustRightInd w:val="0"/>
              <w:rPr>
                <w:rFonts w:ascii="Figtree" w:hAnsi="Figtree" w:cs="Arial"/>
                <w:b/>
                <w:sz w:val="8"/>
                <w:szCs w:val="8"/>
              </w:rPr>
            </w:pPr>
          </w:p>
        </w:tc>
        <w:tc>
          <w:tcPr>
            <w:tcW w:w="2806" w:type="dxa"/>
            <w:vAlign w:val="center"/>
          </w:tcPr>
          <w:p w14:paraId="63D7FF18" w14:textId="77777777" w:rsidR="00BB1AB7" w:rsidRPr="00E45913" w:rsidRDefault="00BB1AB7">
            <w:pPr>
              <w:autoSpaceDE w:val="0"/>
              <w:autoSpaceDN w:val="0"/>
              <w:adjustRightInd w:val="0"/>
              <w:jc w:val="center"/>
              <w:rPr>
                <w:rFonts w:ascii="Figtree" w:hAnsi="Figtree" w:cs="Arial"/>
                <w:b/>
                <w:sz w:val="8"/>
                <w:szCs w:val="8"/>
              </w:rPr>
            </w:pPr>
          </w:p>
          <w:p w14:paraId="70623447" w14:textId="77777777" w:rsidR="00BB1AB7" w:rsidRPr="00E45913" w:rsidRDefault="00376E26">
            <w:pPr>
              <w:autoSpaceDE w:val="0"/>
              <w:autoSpaceDN w:val="0"/>
              <w:adjustRightInd w:val="0"/>
              <w:jc w:val="center"/>
              <w:rPr>
                <w:rFonts w:ascii="Figtree" w:hAnsi="Figtree" w:cs="Arial"/>
                <w:b/>
                <w:sz w:val="20"/>
                <w:szCs w:val="20"/>
              </w:rPr>
            </w:pPr>
            <w:r w:rsidRPr="00E45913">
              <w:rPr>
                <w:rFonts w:ascii="Figtree" w:hAnsi="Figtree" w:cs="Arial"/>
                <w:b/>
                <w:sz w:val="20"/>
                <w:szCs w:val="20"/>
              </w:rPr>
              <w:t>Fee Amount</w:t>
            </w:r>
          </w:p>
          <w:p w14:paraId="027C6B9A" w14:textId="77777777" w:rsidR="00BB1AB7" w:rsidRPr="00E45913" w:rsidRDefault="00BB1AB7">
            <w:pPr>
              <w:autoSpaceDE w:val="0"/>
              <w:autoSpaceDN w:val="0"/>
              <w:adjustRightInd w:val="0"/>
              <w:jc w:val="center"/>
              <w:rPr>
                <w:rFonts w:ascii="Figtree" w:hAnsi="Figtree" w:cs="Arial"/>
                <w:b/>
                <w:sz w:val="8"/>
                <w:szCs w:val="8"/>
              </w:rPr>
            </w:pPr>
          </w:p>
        </w:tc>
      </w:tr>
      <w:tr w:rsidR="00BB1AB7" w:rsidRPr="00E45913" w14:paraId="4814C518" w14:textId="77777777">
        <w:tc>
          <w:tcPr>
            <w:tcW w:w="6516" w:type="dxa"/>
          </w:tcPr>
          <w:p w14:paraId="6A04D287" w14:textId="77777777" w:rsidR="00BB1AB7" w:rsidRPr="00E45913" w:rsidRDefault="00BB1AB7" w:rsidP="004953FC">
            <w:pPr>
              <w:autoSpaceDE w:val="0"/>
              <w:autoSpaceDN w:val="0"/>
              <w:adjustRightInd w:val="0"/>
              <w:spacing w:line="240" w:lineRule="auto"/>
              <w:rPr>
                <w:rFonts w:ascii="Figtree" w:hAnsi="Figtree" w:cs="Arial"/>
                <w:b/>
                <w:bCs/>
                <w:sz w:val="8"/>
                <w:szCs w:val="8"/>
              </w:rPr>
            </w:pPr>
          </w:p>
          <w:p w14:paraId="6A301B95" w14:textId="4F6BDA64" w:rsidR="0091597C" w:rsidRPr="00E45913" w:rsidRDefault="00310493" w:rsidP="004953FC">
            <w:pPr>
              <w:autoSpaceDE w:val="0"/>
              <w:autoSpaceDN w:val="0"/>
              <w:adjustRightInd w:val="0"/>
              <w:spacing w:line="240" w:lineRule="auto"/>
              <w:rPr>
                <w:rFonts w:ascii="Figtree" w:hAnsi="Figtree" w:cs="Arial"/>
                <w:b/>
                <w:bCs/>
                <w:sz w:val="20"/>
                <w:szCs w:val="20"/>
              </w:rPr>
            </w:pPr>
            <w:r w:rsidRPr="004F263C">
              <w:rPr>
                <w:rFonts w:ascii="Figtree" w:hAnsi="Figtree" w:cs="Arial"/>
                <w:b/>
                <w:bCs/>
                <w:sz w:val="20"/>
                <w:szCs w:val="20"/>
                <w:highlight w:val="yellow"/>
              </w:rPr>
              <w:t>(If ValuationFee &gt;0 show:</w:t>
            </w:r>
            <w:r w:rsidR="004953FC" w:rsidRPr="00E45913">
              <w:rPr>
                <w:rFonts w:ascii="Figtree" w:hAnsi="Figtree" w:cs="Arial"/>
                <w:b/>
                <w:bCs/>
                <w:sz w:val="20"/>
                <w:szCs w:val="20"/>
              </w:rPr>
              <w:t>Valuation Fee</w:t>
            </w:r>
          </w:p>
          <w:p w14:paraId="3DF06983" w14:textId="192561F4" w:rsidR="004953FC" w:rsidRPr="00E45913" w:rsidRDefault="004953FC" w:rsidP="004953FC">
            <w:pPr>
              <w:autoSpaceDE w:val="0"/>
              <w:autoSpaceDN w:val="0"/>
              <w:adjustRightInd w:val="0"/>
              <w:spacing w:line="240" w:lineRule="auto"/>
              <w:rPr>
                <w:rFonts w:ascii="Figtree" w:hAnsi="Figtree" w:cs="Arial"/>
                <w:b/>
                <w:bCs/>
                <w:sz w:val="20"/>
                <w:szCs w:val="20"/>
              </w:rPr>
            </w:pPr>
            <w:r w:rsidRPr="00E45913">
              <w:rPr>
                <w:rFonts w:ascii="Figtree" w:hAnsi="Figtree" w:cs="Arial"/>
                <w:bCs/>
                <w:sz w:val="20"/>
                <w:szCs w:val="20"/>
              </w:rPr>
              <w:t xml:space="preserve">This is based on your estimated value of your property, and is payable with the mortgage application. </w:t>
            </w:r>
            <w:r w:rsidR="00E57A20" w:rsidRPr="00E45913">
              <w:rPr>
                <w:rFonts w:ascii="Figtree" w:hAnsi="Figtree" w:cs="Arial"/>
                <w:bCs/>
                <w:sz w:val="20"/>
                <w:szCs w:val="20"/>
              </w:rPr>
              <w:t>Non-refundable.</w:t>
            </w:r>
            <w:r w:rsidR="004F263C" w:rsidRPr="004F263C">
              <w:rPr>
                <w:rFonts w:ascii="Figtree" w:hAnsi="Figtree" w:cs="Arial"/>
                <w:bCs/>
                <w:sz w:val="20"/>
                <w:szCs w:val="20"/>
                <w:highlight w:val="yellow"/>
              </w:rPr>
              <w:t>)</w:t>
            </w:r>
          </w:p>
          <w:p w14:paraId="4FB52370" w14:textId="2C8A6002" w:rsidR="004953FC" w:rsidRPr="00E45913" w:rsidRDefault="004953FC" w:rsidP="004953FC">
            <w:pPr>
              <w:autoSpaceDE w:val="0"/>
              <w:autoSpaceDN w:val="0"/>
              <w:adjustRightInd w:val="0"/>
              <w:spacing w:after="0" w:line="240" w:lineRule="auto"/>
              <w:rPr>
                <w:rFonts w:ascii="Figtree" w:hAnsi="Figtree" w:cs="Arial"/>
                <w:b/>
                <w:bCs/>
                <w:sz w:val="20"/>
                <w:szCs w:val="20"/>
              </w:rPr>
            </w:pPr>
            <w:r w:rsidRPr="00E45913">
              <w:rPr>
                <w:rFonts w:ascii="Figtree" w:hAnsi="Figtree" w:cs="Arial"/>
                <w:b/>
                <w:bCs/>
                <w:sz w:val="20"/>
                <w:szCs w:val="20"/>
              </w:rPr>
              <w:br/>
            </w:r>
            <w:r w:rsidR="00287505" w:rsidRPr="00C32585">
              <w:rPr>
                <w:rFonts w:ascii="Figtree" w:hAnsi="Figtree" w:cs="Arial"/>
                <w:b/>
                <w:bCs/>
                <w:sz w:val="20"/>
                <w:szCs w:val="20"/>
                <w:highlight w:val="yellow"/>
              </w:rPr>
              <w:t>(</w:t>
            </w:r>
            <w:r w:rsidR="00C32585" w:rsidRPr="00C32585">
              <w:rPr>
                <w:rFonts w:ascii="Figtree" w:hAnsi="Figtree" w:cs="Arial"/>
                <w:b/>
                <w:bCs/>
                <w:sz w:val="20"/>
                <w:szCs w:val="20"/>
                <w:highlight w:val="yellow"/>
              </w:rPr>
              <w:t>If ArrangementFee &gt;0 show:</w:t>
            </w:r>
            <w:r w:rsidRPr="00E45913">
              <w:rPr>
                <w:rFonts w:ascii="Figtree" w:hAnsi="Figtree" w:cs="Arial"/>
                <w:b/>
                <w:bCs/>
                <w:sz w:val="20"/>
                <w:szCs w:val="20"/>
              </w:rPr>
              <w:t>Arrangement Fee</w:t>
            </w:r>
          </w:p>
          <w:p w14:paraId="1BDDFE61" w14:textId="60C5B03A" w:rsidR="004953FC" w:rsidRPr="00E45913" w:rsidRDefault="004953FC" w:rsidP="004953FC">
            <w:pPr>
              <w:autoSpaceDE w:val="0"/>
              <w:autoSpaceDN w:val="0"/>
              <w:adjustRightInd w:val="0"/>
              <w:spacing w:line="240" w:lineRule="auto"/>
              <w:rPr>
                <w:rFonts w:ascii="Figtree" w:hAnsi="Figtree" w:cs="Arial"/>
                <w:b/>
                <w:bCs/>
                <w:sz w:val="20"/>
                <w:szCs w:val="20"/>
              </w:rPr>
            </w:pPr>
            <w:r w:rsidRPr="00E45913">
              <w:rPr>
                <w:rFonts w:ascii="Figtree" w:hAnsi="Figtree" w:cs="Arial"/>
                <w:sz w:val="20"/>
                <w:szCs w:val="20"/>
              </w:rPr>
              <w:t xml:space="preserve">This fee is payable at the time of completion and will be deducted from the funds released before they are transferred. </w:t>
            </w:r>
            <w:r w:rsidR="00436B06" w:rsidRPr="00154CEB">
              <w:rPr>
                <w:rFonts w:ascii="Figtree" w:hAnsi="Figtree" w:cs="Arial"/>
                <w:sz w:val="20"/>
                <w:szCs w:val="20"/>
                <w:highlight w:val="red"/>
              </w:rPr>
              <w:t>(If Arrangement Fee Added to Loan = Yes show:</w:t>
            </w:r>
            <w:r w:rsidRPr="00E45913">
              <w:rPr>
                <w:rFonts w:ascii="Figtree" w:hAnsi="Figtree" w:cs="Arial"/>
                <w:sz w:val="20"/>
                <w:szCs w:val="20"/>
              </w:rPr>
              <w:t>You have asked for this to be added to the loan.</w:t>
            </w:r>
            <w:r w:rsidR="00154CEB" w:rsidRPr="00154CEB">
              <w:rPr>
                <w:rFonts w:ascii="Figtree" w:hAnsi="Figtree" w:cs="Arial"/>
                <w:sz w:val="20"/>
                <w:szCs w:val="20"/>
                <w:highlight w:val="red"/>
              </w:rPr>
              <w:t>)</w:t>
            </w:r>
            <w:r w:rsidRPr="00E45913">
              <w:rPr>
                <w:rFonts w:ascii="Figtree" w:hAnsi="Figtree" w:cs="Arial"/>
                <w:sz w:val="20"/>
                <w:szCs w:val="20"/>
              </w:rPr>
              <w:t xml:space="preserve"> Non-refundable.</w:t>
            </w:r>
            <w:r w:rsidR="00154CEB" w:rsidRPr="00154CEB">
              <w:rPr>
                <w:rFonts w:ascii="Figtree" w:hAnsi="Figtree" w:cs="Arial"/>
                <w:sz w:val="20"/>
                <w:szCs w:val="20"/>
                <w:highlight w:val="yellow"/>
              </w:rPr>
              <w:t>)</w:t>
            </w:r>
          </w:p>
          <w:p w14:paraId="4762B12B" w14:textId="77777777" w:rsidR="004953FC" w:rsidRPr="00E45913" w:rsidRDefault="004953FC" w:rsidP="004953FC">
            <w:pPr>
              <w:autoSpaceDE w:val="0"/>
              <w:autoSpaceDN w:val="0"/>
              <w:adjustRightInd w:val="0"/>
              <w:spacing w:after="0" w:line="240" w:lineRule="auto"/>
              <w:rPr>
                <w:rFonts w:ascii="Figtree" w:hAnsi="Figtree" w:cs="Arial"/>
                <w:b/>
                <w:bCs/>
                <w:sz w:val="20"/>
                <w:szCs w:val="20"/>
              </w:rPr>
            </w:pPr>
          </w:p>
          <w:p w14:paraId="495B43F9" w14:textId="287DBFDF" w:rsidR="004953FC" w:rsidRPr="00E45913" w:rsidRDefault="003258A8" w:rsidP="004953FC">
            <w:pPr>
              <w:autoSpaceDE w:val="0"/>
              <w:autoSpaceDN w:val="0"/>
              <w:adjustRightInd w:val="0"/>
              <w:spacing w:line="240" w:lineRule="auto"/>
              <w:rPr>
                <w:rFonts w:ascii="Figtree" w:hAnsi="Figtree" w:cs="Arial"/>
                <w:b/>
                <w:bCs/>
                <w:sz w:val="20"/>
                <w:szCs w:val="20"/>
              </w:rPr>
            </w:pPr>
            <w:r w:rsidRPr="003258A8">
              <w:rPr>
                <w:rFonts w:ascii="Figtree" w:hAnsi="Figtree" w:cs="Arial"/>
                <w:b/>
                <w:bCs/>
                <w:sz w:val="20"/>
                <w:szCs w:val="20"/>
                <w:highlight w:val="yellow"/>
              </w:rPr>
              <w:t>(If FundsTransferFee &gt;0 show:</w:t>
            </w:r>
            <w:r w:rsidR="004953FC" w:rsidRPr="00E45913">
              <w:rPr>
                <w:rFonts w:ascii="Figtree" w:hAnsi="Figtree" w:cs="Arial"/>
                <w:b/>
                <w:bCs/>
                <w:sz w:val="20"/>
                <w:szCs w:val="20"/>
              </w:rPr>
              <w:t>Funds Transfer Fee</w:t>
            </w:r>
          </w:p>
          <w:p w14:paraId="653EABAF" w14:textId="7B36A0CE" w:rsidR="004953FC" w:rsidRDefault="004953FC" w:rsidP="004953FC">
            <w:pPr>
              <w:autoSpaceDE w:val="0"/>
              <w:autoSpaceDN w:val="0"/>
              <w:adjustRightInd w:val="0"/>
              <w:spacing w:line="240" w:lineRule="auto"/>
              <w:rPr>
                <w:rFonts w:ascii="Figtree" w:hAnsi="Figtree" w:cs="Arial"/>
                <w:sz w:val="20"/>
                <w:szCs w:val="20"/>
              </w:rPr>
            </w:pPr>
            <w:r w:rsidRPr="00E45913">
              <w:rPr>
                <w:rFonts w:ascii="Figtree" w:hAnsi="Figtree" w:cs="Arial"/>
                <w:sz w:val="20"/>
                <w:szCs w:val="20"/>
              </w:rPr>
              <w:t>This fee is payable at the time of completion and will be deducted from the funds released before they are transferred. Non-refundable.</w:t>
            </w:r>
            <w:r w:rsidR="003258A8" w:rsidRPr="003258A8">
              <w:rPr>
                <w:rFonts w:ascii="Figtree" w:hAnsi="Figtree" w:cs="Arial"/>
                <w:sz w:val="20"/>
                <w:szCs w:val="20"/>
                <w:highlight w:val="yellow"/>
              </w:rPr>
              <w:t>)</w:t>
            </w:r>
          </w:p>
          <w:p w14:paraId="2E581507" w14:textId="77777777" w:rsidR="004953FC" w:rsidRPr="00E45913" w:rsidRDefault="004953FC" w:rsidP="004953FC">
            <w:pPr>
              <w:autoSpaceDE w:val="0"/>
              <w:autoSpaceDN w:val="0"/>
              <w:adjustRightInd w:val="0"/>
              <w:spacing w:after="0" w:line="240" w:lineRule="auto"/>
              <w:rPr>
                <w:rFonts w:ascii="Figtree" w:hAnsi="Figtree" w:cs="Arial"/>
                <w:sz w:val="20"/>
                <w:szCs w:val="20"/>
              </w:rPr>
            </w:pPr>
          </w:p>
          <w:p w14:paraId="304D45F9" w14:textId="592613D3" w:rsidR="004953FC" w:rsidRPr="00E45913" w:rsidRDefault="006059BE" w:rsidP="004953FC">
            <w:pPr>
              <w:autoSpaceDE w:val="0"/>
              <w:autoSpaceDN w:val="0"/>
              <w:adjustRightInd w:val="0"/>
              <w:spacing w:line="240" w:lineRule="auto"/>
              <w:rPr>
                <w:rFonts w:ascii="Figtree" w:hAnsi="Figtree" w:cs="Arial"/>
                <w:b/>
                <w:sz w:val="20"/>
                <w:szCs w:val="20"/>
              </w:rPr>
            </w:pPr>
            <w:r w:rsidRPr="006059BE">
              <w:rPr>
                <w:rFonts w:ascii="Figtree" w:hAnsi="Figtree" w:cs="Arial"/>
                <w:b/>
                <w:sz w:val="20"/>
                <w:szCs w:val="20"/>
                <w:highlight w:val="yellow"/>
              </w:rPr>
              <w:t>(If RedemptionFee &gt;0 show:</w:t>
            </w:r>
            <w:r w:rsidR="004953FC" w:rsidRPr="00E45913">
              <w:rPr>
                <w:rFonts w:ascii="Figtree" w:hAnsi="Figtree" w:cs="Arial"/>
                <w:b/>
                <w:sz w:val="20"/>
                <w:szCs w:val="20"/>
              </w:rPr>
              <w:t>Redemption Fee</w:t>
            </w:r>
          </w:p>
          <w:p w14:paraId="5D895990" w14:textId="24D35E72" w:rsidR="004953FC" w:rsidRPr="00E45913" w:rsidRDefault="004953FC" w:rsidP="004953FC">
            <w:pPr>
              <w:autoSpaceDE w:val="0"/>
              <w:autoSpaceDN w:val="0"/>
              <w:adjustRightInd w:val="0"/>
              <w:spacing w:line="240" w:lineRule="auto"/>
              <w:rPr>
                <w:rFonts w:ascii="Figtree" w:hAnsi="Figtree" w:cs="Arial"/>
                <w:sz w:val="20"/>
                <w:szCs w:val="20"/>
              </w:rPr>
            </w:pPr>
            <w:r w:rsidRPr="00E45913">
              <w:rPr>
                <w:rFonts w:ascii="Figtree" w:hAnsi="Figtree" w:cs="Arial"/>
                <w:sz w:val="20"/>
                <w:szCs w:val="20"/>
              </w:rPr>
              <w:t>Current fee, payable on redemption of the mortgage. Non-refundable.</w:t>
            </w:r>
            <w:r w:rsidR="006059BE" w:rsidRPr="006059BE">
              <w:rPr>
                <w:rFonts w:ascii="Figtree" w:hAnsi="Figtree" w:cs="Arial"/>
                <w:sz w:val="20"/>
                <w:szCs w:val="20"/>
                <w:highlight w:val="yellow"/>
              </w:rPr>
              <w:t>)</w:t>
            </w:r>
          </w:p>
          <w:p w14:paraId="4342BD9A" w14:textId="118E3118" w:rsidR="00BB1AB7" w:rsidRPr="00E45913" w:rsidRDefault="00242492" w:rsidP="004953FC">
            <w:pPr>
              <w:autoSpaceDE w:val="0"/>
              <w:autoSpaceDN w:val="0"/>
              <w:adjustRightInd w:val="0"/>
              <w:spacing w:line="240" w:lineRule="auto"/>
              <w:rPr>
                <w:rFonts w:ascii="Figtree" w:hAnsi="Figtree" w:cs="Arial"/>
                <w:sz w:val="20"/>
                <w:szCs w:val="20"/>
              </w:rPr>
            </w:pPr>
            <w:r w:rsidRPr="00D71282">
              <w:rPr>
                <w:rFonts w:ascii="Figtree" w:hAnsi="Figtree" w:cs="Arial"/>
                <w:sz w:val="20"/>
                <w:szCs w:val="20"/>
                <w:highlight w:val="yellow"/>
              </w:rPr>
              <w:t xml:space="preserve">(If ValuationFee AND ArrangementFee AND </w:t>
            </w:r>
            <w:r w:rsidR="00D71282" w:rsidRPr="00D71282">
              <w:rPr>
                <w:rFonts w:ascii="Figtree" w:hAnsi="Figtree" w:cs="Arial"/>
                <w:sz w:val="20"/>
                <w:szCs w:val="20"/>
                <w:highlight w:val="yellow"/>
              </w:rPr>
              <w:t>FundsTransferFee AND RedemptionFee = 0 show:</w:t>
            </w:r>
            <w:r w:rsidR="004953FC" w:rsidRPr="00E45913">
              <w:rPr>
                <w:rFonts w:ascii="Figtree" w:hAnsi="Figtree" w:cs="Arial"/>
                <w:sz w:val="20"/>
                <w:szCs w:val="20"/>
              </w:rPr>
              <w:t>There are no fees payable.</w:t>
            </w:r>
            <w:r w:rsidR="00D71282" w:rsidRPr="00D71282">
              <w:rPr>
                <w:rFonts w:ascii="Figtree" w:hAnsi="Figtree" w:cs="Arial"/>
                <w:sz w:val="20"/>
                <w:szCs w:val="20"/>
                <w:highlight w:val="yellow"/>
              </w:rPr>
              <w:t>)</w:t>
            </w:r>
            <w:r w:rsidR="004953FC" w:rsidRPr="00E45913">
              <w:rPr>
                <w:rFonts w:ascii="Figtree" w:hAnsi="Figtree" w:cs="Arial"/>
                <w:sz w:val="20"/>
                <w:szCs w:val="20"/>
              </w:rPr>
              <w:t xml:space="preserve"> </w:t>
            </w:r>
          </w:p>
        </w:tc>
        <w:tc>
          <w:tcPr>
            <w:tcW w:w="2806" w:type="dxa"/>
          </w:tcPr>
          <w:p w14:paraId="72709B94" w14:textId="77777777" w:rsidR="00BB1AB7" w:rsidRPr="00E45913" w:rsidRDefault="00BB1AB7">
            <w:pPr>
              <w:autoSpaceDE w:val="0"/>
              <w:autoSpaceDN w:val="0"/>
              <w:adjustRightInd w:val="0"/>
              <w:rPr>
                <w:rFonts w:ascii="Figtree" w:hAnsi="Figtree" w:cs="Arial"/>
                <w:b/>
                <w:sz w:val="8"/>
                <w:szCs w:val="8"/>
              </w:rPr>
            </w:pPr>
          </w:p>
          <w:p w14:paraId="4E1ECED8" w14:textId="676008AC" w:rsidR="00BB1AB7" w:rsidRPr="00E45913" w:rsidRDefault="004F263C">
            <w:pPr>
              <w:autoSpaceDE w:val="0"/>
              <w:autoSpaceDN w:val="0"/>
              <w:adjustRightInd w:val="0"/>
              <w:jc w:val="center"/>
              <w:rPr>
                <w:rFonts w:ascii="Figtree" w:hAnsi="Figtree" w:cs="Arial"/>
                <w:sz w:val="20"/>
                <w:szCs w:val="20"/>
              </w:rPr>
            </w:pPr>
            <w:r w:rsidRPr="00F82310">
              <w:rPr>
                <w:rFonts w:ascii="Figtree" w:hAnsi="Figtree" w:cs="Arial"/>
                <w:sz w:val="20"/>
                <w:szCs w:val="20"/>
                <w:highlight w:val="yellow"/>
              </w:rPr>
              <w:t>(If ValuationFee &gt;0 show:</w:t>
            </w:r>
            <w:r w:rsidR="004953FC" w:rsidRPr="00E45913">
              <w:rPr>
                <w:rFonts w:ascii="Figtree" w:hAnsi="Figtree" w:cs="Arial"/>
                <w:sz w:val="20"/>
                <w:szCs w:val="20"/>
              </w:rPr>
              <w:t>£</w:t>
            </w:r>
            <w:r w:rsidR="0003488E" w:rsidRPr="00F82310">
              <w:rPr>
                <w:rFonts w:ascii="Figtree" w:hAnsi="Figtree" w:cs="Arial"/>
                <w:sz w:val="20"/>
                <w:szCs w:val="20"/>
                <w:highlight w:val="yellow"/>
              </w:rPr>
              <w:t>&lt;&lt;</w:t>
            </w:r>
            <w:r w:rsidR="00F82310">
              <w:rPr>
                <w:rFonts w:ascii="Figtree" w:hAnsi="Figtree" w:cs="Arial"/>
                <w:sz w:val="20"/>
                <w:szCs w:val="20"/>
                <w:highlight w:val="yellow"/>
              </w:rPr>
              <w:t>ValuationFee</w:t>
            </w:r>
            <w:r w:rsidR="00F82310" w:rsidRPr="00F82310">
              <w:rPr>
                <w:rFonts w:ascii="Figtree" w:hAnsi="Figtree" w:cs="Arial"/>
                <w:sz w:val="20"/>
                <w:szCs w:val="20"/>
                <w:highlight w:val="yellow"/>
              </w:rPr>
              <w:t xml:space="preserve"> </w:t>
            </w:r>
            <w:r w:rsidR="0003488E" w:rsidRPr="00F82310">
              <w:rPr>
                <w:rFonts w:ascii="Figtree" w:hAnsi="Figtree" w:cs="Arial"/>
                <w:sz w:val="20"/>
                <w:szCs w:val="20"/>
                <w:highlight w:val="yellow"/>
              </w:rPr>
              <w:t>&gt;&gt;</w:t>
            </w:r>
            <w:r w:rsidR="00F82310" w:rsidRPr="00F82310">
              <w:rPr>
                <w:rFonts w:ascii="Figtree" w:hAnsi="Figtree" w:cs="Arial"/>
                <w:sz w:val="20"/>
                <w:szCs w:val="20"/>
                <w:highlight w:val="yellow"/>
              </w:rPr>
              <w:t>)</w:t>
            </w:r>
          </w:p>
          <w:p w14:paraId="754CF331" w14:textId="77777777" w:rsidR="00BB1AB7" w:rsidRPr="00E45913" w:rsidRDefault="00376E26">
            <w:pPr>
              <w:tabs>
                <w:tab w:val="left" w:pos="945"/>
                <w:tab w:val="center" w:pos="1309"/>
              </w:tabs>
              <w:autoSpaceDE w:val="0"/>
              <w:autoSpaceDN w:val="0"/>
              <w:adjustRightInd w:val="0"/>
              <w:rPr>
                <w:rFonts w:ascii="Figtree" w:hAnsi="Figtree" w:cs="Arial"/>
                <w:sz w:val="20"/>
                <w:szCs w:val="20"/>
              </w:rPr>
            </w:pPr>
            <w:r w:rsidRPr="00E45913">
              <w:rPr>
                <w:rFonts w:ascii="Figtree" w:hAnsi="Figtree" w:cs="Arial"/>
                <w:sz w:val="20"/>
                <w:szCs w:val="20"/>
              </w:rPr>
              <w:tab/>
            </w:r>
          </w:p>
          <w:p w14:paraId="241A8382" w14:textId="0EEBF0B6" w:rsidR="00BB1AB7" w:rsidRPr="00E45913" w:rsidRDefault="00F82310" w:rsidP="004953FC">
            <w:pPr>
              <w:tabs>
                <w:tab w:val="left" w:pos="945"/>
                <w:tab w:val="center" w:pos="1309"/>
              </w:tabs>
              <w:autoSpaceDE w:val="0"/>
              <w:autoSpaceDN w:val="0"/>
              <w:adjustRightInd w:val="0"/>
              <w:jc w:val="center"/>
              <w:rPr>
                <w:rFonts w:ascii="Figtree" w:hAnsi="Figtree" w:cs="Arial"/>
                <w:sz w:val="20"/>
                <w:szCs w:val="20"/>
              </w:rPr>
            </w:pPr>
            <w:r w:rsidRPr="00F82310">
              <w:rPr>
                <w:rFonts w:ascii="Figtree" w:hAnsi="Figtree" w:cs="Arial"/>
                <w:sz w:val="20"/>
                <w:szCs w:val="20"/>
                <w:highlight w:val="yellow"/>
              </w:rPr>
              <w:t>(If ArrangementFee &gt;0 show:</w:t>
            </w:r>
            <w:r w:rsidR="004953FC" w:rsidRPr="00E45913">
              <w:rPr>
                <w:rFonts w:ascii="Figtree" w:hAnsi="Figtree" w:cs="Arial"/>
                <w:sz w:val="20"/>
                <w:szCs w:val="20"/>
              </w:rPr>
              <w:t>£</w:t>
            </w:r>
            <w:r w:rsidR="0003488E" w:rsidRPr="00F82310">
              <w:rPr>
                <w:rFonts w:ascii="Figtree" w:hAnsi="Figtree" w:cs="Arial"/>
                <w:sz w:val="20"/>
                <w:szCs w:val="20"/>
                <w:highlight w:val="yellow"/>
              </w:rPr>
              <w:t>&lt;&lt;</w:t>
            </w:r>
            <w:r w:rsidRPr="00F82310">
              <w:rPr>
                <w:rFonts w:ascii="Figtree" w:hAnsi="Figtree" w:cs="Arial"/>
                <w:sz w:val="20"/>
                <w:szCs w:val="20"/>
                <w:highlight w:val="yellow"/>
              </w:rPr>
              <w:t>ArrangementFee</w:t>
            </w:r>
            <w:r w:rsidR="0003488E" w:rsidRPr="00F82310">
              <w:rPr>
                <w:rFonts w:ascii="Figtree" w:hAnsi="Figtree" w:cs="Arial"/>
                <w:sz w:val="20"/>
                <w:szCs w:val="20"/>
                <w:highlight w:val="yellow"/>
              </w:rPr>
              <w:t>&gt;&gt;</w:t>
            </w:r>
            <w:r w:rsidRPr="00F82310">
              <w:rPr>
                <w:rFonts w:ascii="Figtree" w:hAnsi="Figtree" w:cs="Arial"/>
                <w:sz w:val="20"/>
                <w:szCs w:val="20"/>
                <w:highlight w:val="yellow"/>
              </w:rPr>
              <w:t>)</w:t>
            </w:r>
          </w:p>
          <w:p w14:paraId="2833CA80" w14:textId="77777777" w:rsidR="00BB1AB7" w:rsidRPr="00E45913" w:rsidRDefault="00BB1AB7">
            <w:pPr>
              <w:autoSpaceDE w:val="0"/>
              <w:autoSpaceDN w:val="0"/>
              <w:adjustRightInd w:val="0"/>
              <w:jc w:val="center"/>
              <w:rPr>
                <w:rFonts w:ascii="Figtree" w:hAnsi="Figtree" w:cs="Arial"/>
                <w:sz w:val="20"/>
                <w:szCs w:val="20"/>
              </w:rPr>
            </w:pPr>
          </w:p>
          <w:p w14:paraId="65EC53C9" w14:textId="77777777" w:rsidR="00BB1AB7" w:rsidRPr="00E45913" w:rsidRDefault="00BB1AB7">
            <w:pPr>
              <w:autoSpaceDE w:val="0"/>
              <w:autoSpaceDN w:val="0"/>
              <w:adjustRightInd w:val="0"/>
              <w:jc w:val="center"/>
              <w:rPr>
                <w:rFonts w:ascii="Figtree" w:hAnsi="Figtree" w:cs="Arial"/>
                <w:sz w:val="20"/>
                <w:szCs w:val="20"/>
              </w:rPr>
            </w:pPr>
          </w:p>
          <w:p w14:paraId="66FF63AA" w14:textId="3534FCD7" w:rsidR="004953FC" w:rsidRPr="00E45913" w:rsidDel="008B68AB" w:rsidRDefault="003258A8" w:rsidP="004953FC">
            <w:pPr>
              <w:tabs>
                <w:tab w:val="left" w:pos="945"/>
                <w:tab w:val="center" w:pos="1309"/>
              </w:tabs>
              <w:autoSpaceDE w:val="0"/>
              <w:autoSpaceDN w:val="0"/>
              <w:adjustRightInd w:val="0"/>
              <w:jc w:val="center"/>
              <w:rPr>
                <w:del w:id="19" w:author="Cleo Diggins" w:date="2025-11-13T09:33:00Z" w16du:dateUtc="2025-11-13T09:33:00Z"/>
                <w:rFonts w:ascii="Figtree" w:hAnsi="Figtree" w:cs="Arial"/>
                <w:sz w:val="20"/>
                <w:szCs w:val="20"/>
              </w:rPr>
            </w:pPr>
            <w:r w:rsidRPr="009F3BEC">
              <w:rPr>
                <w:rFonts w:ascii="Figtree" w:hAnsi="Figtree" w:cs="Arial"/>
                <w:sz w:val="20"/>
                <w:szCs w:val="20"/>
                <w:highlight w:val="yellow"/>
              </w:rPr>
              <w:t>(If FundsTransferFee &gt;0 Show</w:t>
            </w:r>
            <w:r w:rsidR="009F3BEC" w:rsidRPr="009F3BEC">
              <w:rPr>
                <w:rFonts w:ascii="Figtree" w:hAnsi="Figtree" w:cs="Arial"/>
                <w:sz w:val="20"/>
                <w:szCs w:val="20"/>
                <w:highlight w:val="yellow"/>
              </w:rPr>
              <w:t>:</w:t>
            </w:r>
            <w:r w:rsidR="004953FC" w:rsidRPr="00E45913">
              <w:rPr>
                <w:rFonts w:ascii="Figtree" w:hAnsi="Figtree" w:cs="Arial"/>
                <w:sz w:val="20"/>
                <w:szCs w:val="20"/>
              </w:rPr>
              <w:t>£</w:t>
            </w:r>
            <w:r w:rsidR="0003488E" w:rsidRPr="009F3BEC">
              <w:rPr>
                <w:rFonts w:ascii="Figtree" w:hAnsi="Figtree" w:cs="Arial"/>
                <w:sz w:val="20"/>
                <w:szCs w:val="20"/>
                <w:highlight w:val="yellow"/>
              </w:rPr>
              <w:t>&lt;&lt;</w:t>
            </w:r>
            <w:r w:rsidR="0046184B" w:rsidRPr="009F3BEC">
              <w:rPr>
                <w:rFonts w:ascii="Figtree" w:hAnsi="Figtree" w:cs="Arial"/>
                <w:sz w:val="20"/>
                <w:szCs w:val="20"/>
                <w:highlight w:val="yellow"/>
              </w:rPr>
              <w:t>F</w:t>
            </w:r>
            <w:r w:rsidR="009F3BEC" w:rsidRPr="009F3BEC">
              <w:rPr>
                <w:rFonts w:ascii="Figtree" w:hAnsi="Figtree" w:cs="Arial"/>
                <w:sz w:val="20"/>
                <w:szCs w:val="20"/>
                <w:highlight w:val="yellow"/>
              </w:rPr>
              <w:t>undsTransferFee</w:t>
            </w:r>
            <w:r w:rsidR="0003488E" w:rsidRPr="009F3BEC">
              <w:rPr>
                <w:rFonts w:ascii="Figtree" w:hAnsi="Figtree" w:cs="Arial"/>
                <w:sz w:val="20"/>
                <w:szCs w:val="20"/>
                <w:highlight w:val="yellow"/>
              </w:rPr>
              <w:t>&gt;&gt;</w:t>
            </w:r>
            <w:r w:rsidR="009F3BEC" w:rsidRPr="009F3BEC">
              <w:rPr>
                <w:rFonts w:ascii="Figtree" w:hAnsi="Figtree" w:cs="Arial"/>
                <w:sz w:val="20"/>
                <w:szCs w:val="20"/>
                <w:highlight w:val="yellow"/>
              </w:rPr>
              <w:t>)</w:t>
            </w:r>
          </w:p>
          <w:p w14:paraId="28448DD3" w14:textId="77777777" w:rsidR="004953FC" w:rsidRDefault="004953FC" w:rsidP="004953FC">
            <w:pPr>
              <w:tabs>
                <w:tab w:val="left" w:pos="945"/>
                <w:tab w:val="center" w:pos="1309"/>
              </w:tabs>
              <w:autoSpaceDE w:val="0"/>
              <w:autoSpaceDN w:val="0"/>
              <w:adjustRightInd w:val="0"/>
              <w:rPr>
                <w:ins w:id="20" w:author="Cleo Diggins" w:date="2025-11-13T09:33:00Z" w16du:dateUtc="2025-11-13T09:33:00Z"/>
                <w:rFonts w:ascii="Figtree" w:hAnsi="Figtree" w:cs="Arial"/>
                <w:sz w:val="20"/>
                <w:szCs w:val="20"/>
              </w:rPr>
            </w:pPr>
          </w:p>
          <w:p w14:paraId="36572435" w14:textId="5E9FB453" w:rsidR="004953FC" w:rsidRPr="00E45913" w:rsidRDefault="006059BE" w:rsidP="004953FC">
            <w:pPr>
              <w:tabs>
                <w:tab w:val="left" w:pos="945"/>
                <w:tab w:val="center" w:pos="1309"/>
              </w:tabs>
              <w:autoSpaceDE w:val="0"/>
              <w:autoSpaceDN w:val="0"/>
              <w:adjustRightInd w:val="0"/>
              <w:jc w:val="center"/>
              <w:rPr>
                <w:rFonts w:ascii="Figtree" w:hAnsi="Figtree" w:cs="Arial"/>
                <w:b/>
                <w:sz w:val="8"/>
                <w:szCs w:val="8"/>
              </w:rPr>
            </w:pPr>
            <w:r w:rsidRPr="006059BE">
              <w:rPr>
                <w:rFonts w:ascii="Figtree" w:hAnsi="Figtree" w:cs="Arial"/>
                <w:sz w:val="20"/>
                <w:szCs w:val="20"/>
                <w:highlight w:val="yellow"/>
              </w:rPr>
              <w:t>(If RedemptionFee &gt;0 show:</w:t>
            </w:r>
            <w:r w:rsidR="004953FC" w:rsidRPr="00E45913">
              <w:rPr>
                <w:rFonts w:ascii="Figtree" w:hAnsi="Figtree" w:cs="Arial"/>
                <w:sz w:val="20"/>
                <w:szCs w:val="20"/>
              </w:rPr>
              <w:t>£</w:t>
            </w:r>
            <w:r w:rsidR="0003488E" w:rsidRPr="00432FA2">
              <w:rPr>
                <w:rFonts w:ascii="Figtree" w:hAnsi="Figtree" w:cs="Arial"/>
                <w:sz w:val="20"/>
                <w:szCs w:val="20"/>
                <w:highlight w:val="yellow"/>
              </w:rPr>
              <w:t>&lt;&lt;</w:t>
            </w:r>
            <w:r w:rsidR="0024504A" w:rsidRPr="00432FA2">
              <w:rPr>
                <w:rFonts w:ascii="Figtree" w:hAnsi="Figtree" w:cs="Arial"/>
                <w:sz w:val="20"/>
                <w:szCs w:val="20"/>
                <w:highlight w:val="yellow"/>
              </w:rPr>
              <w:t>R</w:t>
            </w:r>
            <w:r w:rsidRPr="00432FA2">
              <w:rPr>
                <w:rFonts w:ascii="Figtree" w:hAnsi="Figtree" w:cs="Arial"/>
                <w:sz w:val="20"/>
                <w:szCs w:val="20"/>
                <w:highlight w:val="yellow"/>
              </w:rPr>
              <w:t>ede</w:t>
            </w:r>
            <w:r w:rsidR="00432FA2" w:rsidRPr="00432FA2">
              <w:rPr>
                <w:rFonts w:ascii="Figtree" w:hAnsi="Figtree" w:cs="Arial"/>
                <w:sz w:val="20"/>
                <w:szCs w:val="20"/>
                <w:highlight w:val="yellow"/>
              </w:rPr>
              <w:t>mptionFee</w:t>
            </w:r>
            <w:r w:rsidR="0003488E" w:rsidRPr="00432FA2">
              <w:rPr>
                <w:rFonts w:ascii="Figtree" w:hAnsi="Figtree" w:cs="Arial"/>
                <w:sz w:val="20"/>
                <w:szCs w:val="20"/>
                <w:highlight w:val="yellow"/>
              </w:rPr>
              <w:t>&gt;&gt;</w:t>
            </w:r>
            <w:r w:rsidRPr="00432FA2">
              <w:rPr>
                <w:rFonts w:ascii="Figtree" w:hAnsi="Figtree" w:cs="Arial"/>
                <w:sz w:val="20"/>
                <w:szCs w:val="20"/>
                <w:highlight w:val="yellow"/>
              </w:rPr>
              <w:t>)</w:t>
            </w:r>
          </w:p>
        </w:tc>
      </w:tr>
      <w:tr w:rsidR="00BB1AB7" w:rsidRPr="00E45913" w14:paraId="121D2C41" w14:textId="77777777" w:rsidTr="00001B62">
        <w:trPr>
          <w:trHeight w:val="872"/>
        </w:trPr>
        <w:tc>
          <w:tcPr>
            <w:tcW w:w="9322" w:type="dxa"/>
            <w:gridSpan w:val="2"/>
            <w:vAlign w:val="center"/>
          </w:tcPr>
          <w:p w14:paraId="1537A0B6" w14:textId="3D6E0B80" w:rsidR="00BB1AB7" w:rsidRPr="00E45913" w:rsidRDefault="00376E26">
            <w:pPr>
              <w:autoSpaceDE w:val="0"/>
              <w:autoSpaceDN w:val="0"/>
              <w:adjustRightInd w:val="0"/>
              <w:rPr>
                <w:rFonts w:ascii="Figtree" w:hAnsi="Figtree" w:cs="Arial"/>
                <w:b/>
                <w:sz w:val="8"/>
                <w:szCs w:val="8"/>
              </w:rPr>
            </w:pPr>
            <w:r w:rsidRPr="00E45913">
              <w:rPr>
                <w:rFonts w:ascii="Figtree" w:hAnsi="Figtree" w:cs="Arial"/>
                <w:sz w:val="20"/>
                <w:szCs w:val="20"/>
              </w:rPr>
              <w:t>The lender may make a charge for services that you ask the lender to provide during the life of the lifetime mortgage. A full tariff of</w:t>
            </w:r>
            <w:r w:rsidR="00001B62" w:rsidRPr="00E45913">
              <w:rPr>
                <w:rFonts w:ascii="Figtree" w:hAnsi="Figtree" w:cs="Arial"/>
                <w:sz w:val="20"/>
                <w:szCs w:val="20"/>
              </w:rPr>
              <w:t xml:space="preserve"> fees is available upon request.</w:t>
            </w:r>
          </w:p>
        </w:tc>
      </w:tr>
      <w:tr w:rsidR="00BB1AB7" w:rsidRPr="00E45913" w14:paraId="50D3D6AC" w14:textId="77777777" w:rsidTr="00001B62">
        <w:trPr>
          <w:trHeight w:val="402"/>
        </w:trPr>
        <w:tc>
          <w:tcPr>
            <w:tcW w:w="9322" w:type="dxa"/>
            <w:gridSpan w:val="2"/>
            <w:vAlign w:val="center"/>
          </w:tcPr>
          <w:p w14:paraId="5A3F7E0E" w14:textId="33CDF0EA" w:rsidR="00BB1AB7" w:rsidRPr="00E45913" w:rsidRDefault="00376E26">
            <w:pPr>
              <w:autoSpaceDE w:val="0"/>
              <w:autoSpaceDN w:val="0"/>
              <w:adjustRightInd w:val="0"/>
              <w:rPr>
                <w:rFonts w:ascii="Figtree" w:hAnsi="Figtree" w:cs="Arial"/>
                <w:b/>
                <w:sz w:val="8"/>
                <w:szCs w:val="8"/>
              </w:rPr>
            </w:pPr>
            <w:r w:rsidRPr="00E45913">
              <w:rPr>
                <w:rFonts w:ascii="Figtree" w:hAnsi="Figtree" w:cs="Arial"/>
                <w:b/>
                <w:sz w:val="20"/>
                <w:szCs w:val="20"/>
              </w:rPr>
              <w:lastRenderedPageBreak/>
              <w:t>Other Fees</w:t>
            </w:r>
          </w:p>
        </w:tc>
      </w:tr>
      <w:tr w:rsidR="00BB1AB7" w:rsidRPr="00E45913" w14:paraId="6993BB05" w14:textId="77777777">
        <w:tc>
          <w:tcPr>
            <w:tcW w:w="6516" w:type="dxa"/>
          </w:tcPr>
          <w:p w14:paraId="69DF5A6D" w14:textId="77777777" w:rsidR="00BB1AB7" w:rsidRPr="00E45913" w:rsidRDefault="00BB1AB7">
            <w:pPr>
              <w:autoSpaceDE w:val="0"/>
              <w:autoSpaceDN w:val="0"/>
              <w:adjustRightInd w:val="0"/>
              <w:rPr>
                <w:rFonts w:ascii="Figtree" w:hAnsi="Figtree" w:cs="Arial"/>
                <w:b/>
                <w:sz w:val="8"/>
                <w:szCs w:val="8"/>
              </w:rPr>
            </w:pPr>
          </w:p>
          <w:p w14:paraId="389CEE8D" w14:textId="77777777" w:rsidR="00BB1AB7" w:rsidRPr="00E45913" w:rsidRDefault="00376E26">
            <w:pPr>
              <w:autoSpaceDE w:val="0"/>
              <w:autoSpaceDN w:val="0"/>
              <w:adjustRightInd w:val="0"/>
              <w:rPr>
                <w:rFonts w:ascii="Figtree" w:hAnsi="Figtree" w:cs="Arial"/>
                <w:b/>
                <w:sz w:val="20"/>
                <w:szCs w:val="20"/>
              </w:rPr>
            </w:pPr>
            <w:r w:rsidRPr="00E45913">
              <w:rPr>
                <w:rFonts w:ascii="Figtree" w:hAnsi="Figtree" w:cs="Arial"/>
                <w:b/>
                <w:sz w:val="20"/>
                <w:szCs w:val="20"/>
              </w:rPr>
              <w:t>Estimated Legal Fee</w:t>
            </w:r>
          </w:p>
          <w:p w14:paraId="51D7F645" w14:textId="427E249E" w:rsidR="00BB1AB7" w:rsidRPr="00E45913" w:rsidRDefault="00376E26">
            <w:pPr>
              <w:autoSpaceDE w:val="0"/>
              <w:autoSpaceDN w:val="0"/>
              <w:adjustRightInd w:val="0"/>
              <w:rPr>
                <w:rFonts w:ascii="Figtree" w:hAnsi="Figtree" w:cs="Arial"/>
                <w:sz w:val="20"/>
                <w:szCs w:val="20"/>
              </w:rPr>
            </w:pPr>
            <w:r w:rsidRPr="00E45913">
              <w:rPr>
                <w:rFonts w:ascii="Figtree" w:hAnsi="Figtree" w:cs="Arial"/>
                <w:sz w:val="20"/>
                <w:szCs w:val="20"/>
              </w:rPr>
              <w:t xml:space="preserve">A non-refundable legal fee must be paid to your solicitor before the start of the mortgage. The figure quoted here is an estimate - the total fee may be higher or lower. </w:t>
            </w:r>
            <w:r w:rsidR="00063864" w:rsidRPr="00BF5A37">
              <w:rPr>
                <w:rFonts w:ascii="Figtree" w:hAnsi="Figtree" w:cs="Arial"/>
                <w:sz w:val="20"/>
                <w:szCs w:val="20"/>
                <w:highlight w:val="yellow"/>
              </w:rPr>
              <w:t>(If ArrangementFee &gt;0 show:</w:t>
            </w:r>
            <w:r w:rsidR="007930E7">
              <w:rPr>
                <w:rFonts w:ascii="Figtree" w:hAnsi="Figtree" w:cs="Arial"/>
                <w:sz w:val="20"/>
                <w:szCs w:val="20"/>
              </w:rPr>
              <w:t xml:space="preserve">more2life Limited’s own legal fees are included within the Arrangement fee. </w:t>
            </w:r>
            <w:r w:rsidR="00BF5A37" w:rsidRPr="00BF5A37">
              <w:rPr>
                <w:rFonts w:ascii="Figtree" w:hAnsi="Figtree" w:cs="Arial"/>
                <w:sz w:val="20"/>
                <w:szCs w:val="20"/>
                <w:highlight w:val="yellow"/>
              </w:rPr>
              <w:t>)</w:t>
            </w:r>
            <w:r w:rsidRPr="00E45913">
              <w:rPr>
                <w:rFonts w:ascii="Figtree" w:hAnsi="Figtree" w:cs="Arial"/>
                <w:sz w:val="20"/>
                <w:szCs w:val="20"/>
              </w:rPr>
              <w:t xml:space="preserve">However, in some cases, such as where title insurance is used, leasehold properties, unregistered properties or property purchase, additional legal fees and disbursements may be incurred, which will be payable by you. The amount of these additional charges </w:t>
            </w:r>
            <w:r w:rsidR="00C01903" w:rsidRPr="00E45913">
              <w:rPr>
                <w:rFonts w:ascii="Figtree" w:hAnsi="Figtree" w:cs="Arial"/>
                <w:sz w:val="20"/>
                <w:szCs w:val="20"/>
              </w:rPr>
              <w:t xml:space="preserve">may </w:t>
            </w:r>
            <w:r w:rsidRPr="00E45913">
              <w:rPr>
                <w:rFonts w:ascii="Figtree" w:hAnsi="Figtree" w:cs="Arial"/>
                <w:sz w:val="20"/>
                <w:szCs w:val="20"/>
              </w:rPr>
              <w:t xml:space="preserve">be deducted from the </w:t>
            </w:r>
            <w:r w:rsidR="00E11988" w:rsidRPr="00E11988">
              <w:rPr>
                <w:rFonts w:ascii="Figtree" w:hAnsi="Figtree" w:cs="Arial"/>
                <w:sz w:val="20"/>
                <w:szCs w:val="20"/>
                <w:highlight w:val="yellow"/>
              </w:rPr>
              <w:t>(If DrawdownAmount &gt;0 show:</w:t>
            </w:r>
            <w:r w:rsidRPr="00E45913">
              <w:rPr>
                <w:rFonts w:ascii="Figtree" w:hAnsi="Figtree" w:cs="Arial"/>
                <w:sz w:val="20"/>
                <w:szCs w:val="20"/>
              </w:rPr>
              <w:t>initial</w:t>
            </w:r>
            <w:r w:rsidR="00E11988" w:rsidRPr="00E11988">
              <w:rPr>
                <w:rFonts w:ascii="Figtree" w:hAnsi="Figtree" w:cs="Arial"/>
                <w:sz w:val="20"/>
                <w:szCs w:val="20"/>
                <w:highlight w:val="yellow"/>
              </w:rPr>
              <w:t>)</w:t>
            </w:r>
            <w:r w:rsidRPr="00E45913">
              <w:rPr>
                <w:rFonts w:ascii="Figtree" w:hAnsi="Figtree" w:cs="Arial"/>
                <w:sz w:val="20"/>
                <w:szCs w:val="20"/>
              </w:rPr>
              <w:t xml:space="preserve"> advance by our solicitor before sending the money to your solicitor. Your solicitor should explain this to you. </w:t>
            </w:r>
          </w:p>
          <w:p w14:paraId="650FA4B5" w14:textId="55104DF3" w:rsidR="00BB1AB7" w:rsidRPr="00E45913" w:rsidRDefault="00EF3CC9">
            <w:pPr>
              <w:autoSpaceDE w:val="0"/>
              <w:autoSpaceDN w:val="0"/>
              <w:adjustRightInd w:val="0"/>
              <w:rPr>
                <w:rFonts w:ascii="Figtree" w:hAnsi="Figtree" w:cs="Arial"/>
                <w:b/>
                <w:bCs/>
                <w:sz w:val="20"/>
                <w:szCs w:val="20"/>
              </w:rPr>
            </w:pPr>
            <w:r w:rsidRPr="00EF3CC9">
              <w:rPr>
                <w:rFonts w:ascii="Figtree" w:hAnsi="Figtree" w:cs="Arial"/>
                <w:b/>
                <w:bCs/>
                <w:sz w:val="20"/>
                <w:szCs w:val="20"/>
                <w:highlight w:val="yellow"/>
              </w:rPr>
              <w:t>(If AdviceFee &gt;0 show:</w:t>
            </w:r>
            <w:r w:rsidR="00376E26" w:rsidRPr="00E45913">
              <w:rPr>
                <w:rFonts w:ascii="Figtree" w:hAnsi="Figtree" w:cs="Arial"/>
                <w:b/>
                <w:bCs/>
                <w:sz w:val="20"/>
                <w:szCs w:val="20"/>
              </w:rPr>
              <w:t xml:space="preserve">Adviser Fee Payable to </w:t>
            </w:r>
            <w:r w:rsidR="00427EBF" w:rsidRPr="00EB6AA8">
              <w:rPr>
                <w:rFonts w:ascii="Figtree" w:hAnsi="Figtree" w:cs="Arial"/>
                <w:b/>
                <w:bCs/>
                <w:sz w:val="20"/>
                <w:szCs w:val="20"/>
              </w:rPr>
              <w:t>&lt;&lt;</w:t>
            </w:r>
            <w:r w:rsidR="00F51E8E" w:rsidRPr="00EB6AA8">
              <w:rPr>
                <w:rFonts w:ascii="Figtree" w:hAnsi="Figtree" w:cs="Arial"/>
                <w:b/>
                <w:bCs/>
                <w:sz w:val="20"/>
                <w:szCs w:val="20"/>
              </w:rPr>
              <w:t xml:space="preserve">BrokerFirmName </w:t>
            </w:r>
            <w:r w:rsidR="00427EBF" w:rsidRPr="00EB6AA8">
              <w:rPr>
                <w:rFonts w:ascii="Figtree" w:hAnsi="Figtree" w:cs="Arial"/>
                <w:b/>
                <w:bCs/>
                <w:sz w:val="20"/>
                <w:szCs w:val="20"/>
              </w:rPr>
              <w:t>&gt;&gt;</w:t>
            </w:r>
          </w:p>
          <w:p w14:paraId="2CAF6737" w14:textId="24B54D09" w:rsidR="00BB1AB7" w:rsidRPr="00E45913" w:rsidRDefault="00376E26">
            <w:pPr>
              <w:autoSpaceDE w:val="0"/>
              <w:autoSpaceDN w:val="0"/>
              <w:adjustRightInd w:val="0"/>
              <w:rPr>
                <w:rFonts w:ascii="Figtree" w:hAnsi="Figtree" w:cs="Arial"/>
                <w:b/>
                <w:sz w:val="8"/>
                <w:szCs w:val="8"/>
              </w:rPr>
            </w:pPr>
            <w:r w:rsidRPr="00E45913">
              <w:rPr>
                <w:rFonts w:ascii="Figtree" w:hAnsi="Figtree" w:cs="Arial"/>
                <w:sz w:val="20"/>
                <w:szCs w:val="20"/>
              </w:rPr>
              <w:t>The Adviser Fee is payable by the customer directly to the Adviser.</w:t>
            </w:r>
            <w:r w:rsidR="00116421" w:rsidRPr="00116421">
              <w:rPr>
                <w:rFonts w:ascii="Figtree" w:hAnsi="Figtree" w:cs="Arial"/>
                <w:sz w:val="20"/>
                <w:szCs w:val="20"/>
                <w:highlight w:val="yellow"/>
              </w:rPr>
              <w:t>)</w:t>
            </w:r>
          </w:p>
        </w:tc>
        <w:tc>
          <w:tcPr>
            <w:tcW w:w="2806" w:type="dxa"/>
          </w:tcPr>
          <w:p w14:paraId="60177123" w14:textId="77777777" w:rsidR="00BB1AB7" w:rsidRPr="00E45913" w:rsidRDefault="00BB1AB7">
            <w:pPr>
              <w:autoSpaceDE w:val="0"/>
              <w:autoSpaceDN w:val="0"/>
              <w:adjustRightInd w:val="0"/>
              <w:rPr>
                <w:rFonts w:ascii="Figtree" w:hAnsi="Figtree" w:cs="Arial"/>
                <w:b/>
                <w:sz w:val="8"/>
                <w:szCs w:val="8"/>
              </w:rPr>
            </w:pPr>
          </w:p>
          <w:p w14:paraId="7E5C227A" w14:textId="77777777" w:rsidR="00BB1AB7" w:rsidRPr="00E45913" w:rsidRDefault="00376E26">
            <w:pPr>
              <w:autoSpaceDE w:val="0"/>
              <w:autoSpaceDN w:val="0"/>
              <w:adjustRightInd w:val="0"/>
              <w:jc w:val="center"/>
              <w:rPr>
                <w:rFonts w:ascii="Figtree" w:hAnsi="Figtree" w:cs="Arial"/>
                <w:sz w:val="20"/>
                <w:szCs w:val="20"/>
              </w:rPr>
            </w:pPr>
            <w:r w:rsidRPr="00E45913">
              <w:rPr>
                <w:rFonts w:ascii="Figtree" w:hAnsi="Figtree" w:cs="Arial"/>
                <w:sz w:val="20"/>
                <w:szCs w:val="20"/>
              </w:rPr>
              <w:t>(Estimated fee</w:t>
            </w:r>
          </w:p>
          <w:p w14:paraId="2FA3AF90" w14:textId="478946ED" w:rsidR="00BB1AB7" w:rsidRPr="00E45913" w:rsidRDefault="00376E26">
            <w:pPr>
              <w:autoSpaceDE w:val="0"/>
              <w:autoSpaceDN w:val="0"/>
              <w:adjustRightInd w:val="0"/>
              <w:jc w:val="center"/>
              <w:rPr>
                <w:rFonts w:ascii="Figtree" w:hAnsi="Figtree" w:cs="Arial"/>
                <w:sz w:val="20"/>
                <w:szCs w:val="20"/>
              </w:rPr>
            </w:pPr>
            <w:r w:rsidRPr="00E45913">
              <w:rPr>
                <w:rFonts w:ascii="Figtree" w:hAnsi="Figtree" w:cs="Arial"/>
                <w:sz w:val="20"/>
                <w:szCs w:val="20"/>
              </w:rPr>
              <w:t xml:space="preserve"> £</w:t>
            </w:r>
            <w:r w:rsidR="00427EBF" w:rsidRPr="006E4903">
              <w:rPr>
                <w:rFonts w:ascii="Figtree" w:hAnsi="Figtree" w:cs="Arial"/>
                <w:sz w:val="20"/>
                <w:szCs w:val="20"/>
                <w:highlight w:val="yellow"/>
              </w:rPr>
              <w:t>&lt;&lt;</w:t>
            </w:r>
            <w:r w:rsidR="006E4903" w:rsidRPr="006E4903">
              <w:rPr>
                <w:rFonts w:ascii="Figtree" w:hAnsi="Figtree" w:cs="Arial"/>
                <w:sz w:val="20"/>
                <w:szCs w:val="20"/>
                <w:highlight w:val="yellow"/>
              </w:rPr>
              <w:t>LegalFee</w:t>
            </w:r>
            <w:r w:rsidR="00427EBF" w:rsidRPr="006E4903">
              <w:rPr>
                <w:rFonts w:ascii="Figtree" w:hAnsi="Figtree" w:cs="Arial"/>
                <w:sz w:val="20"/>
                <w:szCs w:val="20"/>
                <w:highlight w:val="yellow"/>
              </w:rPr>
              <w:t>&gt;&gt;</w:t>
            </w:r>
            <w:r w:rsidRPr="00E45913">
              <w:rPr>
                <w:rFonts w:ascii="Figtree" w:hAnsi="Figtree" w:cs="Arial"/>
                <w:sz w:val="20"/>
                <w:szCs w:val="20"/>
              </w:rPr>
              <w:t>)</w:t>
            </w:r>
          </w:p>
          <w:p w14:paraId="3592E9ED" w14:textId="77777777" w:rsidR="00BB1AB7" w:rsidRPr="00E45913" w:rsidRDefault="00BB1AB7">
            <w:pPr>
              <w:autoSpaceDE w:val="0"/>
              <w:autoSpaceDN w:val="0"/>
              <w:adjustRightInd w:val="0"/>
              <w:jc w:val="center"/>
              <w:rPr>
                <w:rFonts w:ascii="Figtree" w:hAnsi="Figtree" w:cs="Arial"/>
                <w:sz w:val="20"/>
                <w:szCs w:val="20"/>
              </w:rPr>
            </w:pPr>
          </w:p>
          <w:p w14:paraId="6024EEEE" w14:textId="77777777" w:rsidR="00BB1AB7" w:rsidRPr="00E45913" w:rsidRDefault="00BB1AB7">
            <w:pPr>
              <w:autoSpaceDE w:val="0"/>
              <w:autoSpaceDN w:val="0"/>
              <w:adjustRightInd w:val="0"/>
              <w:jc w:val="center"/>
              <w:rPr>
                <w:rFonts w:ascii="Figtree" w:hAnsi="Figtree" w:cs="Arial"/>
                <w:sz w:val="20"/>
                <w:szCs w:val="20"/>
              </w:rPr>
            </w:pPr>
          </w:p>
          <w:p w14:paraId="03EF0565" w14:textId="77777777" w:rsidR="00BB1AB7" w:rsidRPr="00E45913" w:rsidRDefault="00BB1AB7">
            <w:pPr>
              <w:autoSpaceDE w:val="0"/>
              <w:autoSpaceDN w:val="0"/>
              <w:adjustRightInd w:val="0"/>
              <w:jc w:val="center"/>
              <w:rPr>
                <w:rFonts w:ascii="Figtree" w:hAnsi="Figtree" w:cs="Arial"/>
                <w:sz w:val="20"/>
                <w:szCs w:val="20"/>
              </w:rPr>
            </w:pPr>
          </w:p>
          <w:p w14:paraId="5C6A2426" w14:textId="77777777" w:rsidR="00BB1AB7" w:rsidRDefault="00BB1AB7" w:rsidP="00753F28">
            <w:pPr>
              <w:autoSpaceDE w:val="0"/>
              <w:autoSpaceDN w:val="0"/>
              <w:adjustRightInd w:val="0"/>
              <w:rPr>
                <w:rFonts w:ascii="Figtree" w:hAnsi="Figtree" w:cs="Arial"/>
                <w:sz w:val="20"/>
                <w:szCs w:val="20"/>
              </w:rPr>
            </w:pPr>
          </w:p>
          <w:p w14:paraId="7175BC83" w14:textId="77777777" w:rsidR="00B074B4" w:rsidRPr="00E45913" w:rsidRDefault="00B074B4" w:rsidP="00753F28">
            <w:pPr>
              <w:autoSpaceDE w:val="0"/>
              <w:autoSpaceDN w:val="0"/>
              <w:adjustRightInd w:val="0"/>
              <w:rPr>
                <w:rFonts w:ascii="Figtree" w:hAnsi="Figtree" w:cs="Arial"/>
                <w:sz w:val="20"/>
                <w:szCs w:val="20"/>
              </w:rPr>
            </w:pPr>
          </w:p>
          <w:p w14:paraId="478B0092" w14:textId="190C2238" w:rsidR="00BB1AB7" w:rsidRPr="00E45913" w:rsidRDefault="00116421">
            <w:pPr>
              <w:autoSpaceDE w:val="0"/>
              <w:autoSpaceDN w:val="0"/>
              <w:adjustRightInd w:val="0"/>
              <w:jc w:val="center"/>
              <w:rPr>
                <w:rFonts w:ascii="Figtree" w:hAnsi="Figtree" w:cs="Arial"/>
                <w:sz w:val="20"/>
                <w:szCs w:val="20"/>
              </w:rPr>
            </w:pPr>
            <w:r w:rsidRPr="009C54E2">
              <w:rPr>
                <w:rFonts w:ascii="Figtree" w:hAnsi="Figtree" w:cs="Arial"/>
                <w:sz w:val="20"/>
                <w:szCs w:val="20"/>
                <w:highlight w:val="yellow"/>
              </w:rPr>
              <w:t>(If AdviceFee &gt;0 show:</w:t>
            </w:r>
            <w:r w:rsidR="00376E26" w:rsidRPr="00E45913">
              <w:rPr>
                <w:rFonts w:ascii="Figtree" w:hAnsi="Figtree" w:cs="Arial"/>
                <w:sz w:val="20"/>
                <w:szCs w:val="20"/>
              </w:rPr>
              <w:t>£</w:t>
            </w:r>
            <w:r w:rsidR="00427EBF" w:rsidRPr="00EB6AA8">
              <w:rPr>
                <w:rFonts w:ascii="Figtree" w:hAnsi="Figtree" w:cs="Arial"/>
                <w:sz w:val="20"/>
                <w:szCs w:val="20"/>
                <w:highlight w:val="yellow"/>
              </w:rPr>
              <w:t>&lt;&lt;</w:t>
            </w:r>
            <w:r w:rsidR="00EB6AA8" w:rsidRPr="00EB6AA8">
              <w:rPr>
                <w:rFonts w:ascii="Figtree" w:hAnsi="Figtree" w:cs="Arial"/>
                <w:sz w:val="20"/>
                <w:szCs w:val="20"/>
                <w:highlight w:val="yellow"/>
              </w:rPr>
              <w:t>AdviceFee</w:t>
            </w:r>
            <w:r w:rsidR="00427EBF" w:rsidRPr="00EB6AA8">
              <w:rPr>
                <w:rFonts w:ascii="Figtree" w:hAnsi="Figtree" w:cs="Arial"/>
                <w:sz w:val="20"/>
                <w:szCs w:val="20"/>
                <w:highlight w:val="yellow"/>
              </w:rPr>
              <w:t>&gt;&gt;</w:t>
            </w:r>
            <w:r w:rsidR="009C54E2" w:rsidRPr="009C54E2">
              <w:rPr>
                <w:rFonts w:ascii="Figtree" w:hAnsi="Figtree" w:cs="Arial"/>
                <w:sz w:val="20"/>
                <w:szCs w:val="20"/>
                <w:highlight w:val="yellow"/>
              </w:rPr>
              <w:t>)</w:t>
            </w:r>
          </w:p>
          <w:p w14:paraId="3AA1BB1B" w14:textId="77777777" w:rsidR="00BB1AB7" w:rsidRPr="00E45913" w:rsidRDefault="00BB1AB7">
            <w:pPr>
              <w:autoSpaceDE w:val="0"/>
              <w:autoSpaceDN w:val="0"/>
              <w:adjustRightInd w:val="0"/>
              <w:rPr>
                <w:rFonts w:ascii="Figtree" w:hAnsi="Figtree" w:cs="Arial"/>
                <w:b/>
                <w:sz w:val="8"/>
                <w:szCs w:val="8"/>
              </w:rPr>
            </w:pPr>
          </w:p>
        </w:tc>
      </w:tr>
      <w:tr w:rsidR="00BB1AB7" w:rsidRPr="00E45913" w14:paraId="491BCB6A" w14:textId="77777777">
        <w:tc>
          <w:tcPr>
            <w:tcW w:w="9322" w:type="dxa"/>
            <w:gridSpan w:val="2"/>
            <w:vAlign w:val="center"/>
          </w:tcPr>
          <w:p w14:paraId="637AA234" w14:textId="77777777" w:rsidR="00BB1AB7" w:rsidRPr="00E45913" w:rsidRDefault="00BB1AB7">
            <w:pPr>
              <w:autoSpaceDE w:val="0"/>
              <w:autoSpaceDN w:val="0"/>
              <w:adjustRightInd w:val="0"/>
              <w:rPr>
                <w:rFonts w:ascii="Figtree" w:hAnsi="Figtree" w:cs="Arial"/>
                <w:b/>
                <w:sz w:val="8"/>
                <w:szCs w:val="8"/>
              </w:rPr>
            </w:pPr>
          </w:p>
          <w:p w14:paraId="78FCCBC7" w14:textId="77777777" w:rsidR="00BB1AB7" w:rsidRPr="00E45913" w:rsidRDefault="00376E26" w:rsidP="00B257C2">
            <w:pPr>
              <w:autoSpaceDE w:val="0"/>
              <w:autoSpaceDN w:val="0"/>
              <w:adjustRightInd w:val="0"/>
              <w:rPr>
                <w:rFonts w:ascii="Figtree" w:hAnsi="Figtree" w:cs="Arial"/>
                <w:sz w:val="20"/>
                <w:szCs w:val="20"/>
              </w:rPr>
            </w:pPr>
            <w:r w:rsidRPr="00E45913">
              <w:rPr>
                <w:rFonts w:ascii="Figtree" w:hAnsi="Figtree" w:cs="Arial"/>
                <w:sz w:val="20"/>
                <w:szCs w:val="20"/>
              </w:rPr>
              <w:t>You may have to pay other taxes or costs in addition to any fees shown here.</w:t>
            </w:r>
          </w:p>
          <w:p w14:paraId="219E186D" w14:textId="2EE6542E" w:rsidR="003B5DA7" w:rsidRPr="00E45913" w:rsidRDefault="003B5DA7" w:rsidP="003F7B7F">
            <w:pPr>
              <w:autoSpaceDE w:val="0"/>
              <w:autoSpaceDN w:val="0"/>
              <w:adjustRightInd w:val="0"/>
              <w:rPr>
                <w:rFonts w:ascii="Figtree" w:hAnsi="Figtree" w:cs="Arial"/>
                <w:sz w:val="20"/>
                <w:szCs w:val="20"/>
              </w:rPr>
            </w:pPr>
            <w:commentRangeStart w:id="21"/>
            <w:commentRangeStart w:id="22"/>
            <w:commentRangeStart w:id="23"/>
            <w:r w:rsidRPr="00E86EBA">
              <w:rPr>
                <w:rFonts w:ascii="Figtree" w:hAnsi="Figtree" w:cs="Arial"/>
                <w:sz w:val="20"/>
                <w:szCs w:val="20"/>
                <w:highlight w:val="red"/>
              </w:rPr>
              <w:t>If you wish you can add (this/these/the {type of fee}) fee(s) to the lifetime mortgage. This will increase the amount you owe to [insert amount of the lifetime mortgage with the fee(s) included] and will increase the amount you owe shown in Section 8. If you want to do this, you should ask for another illustration that shows the effect of this on the amount you owe.</w:t>
            </w:r>
            <w:r w:rsidRPr="00E45913">
              <w:rPr>
                <w:rFonts w:ascii="Figtree" w:hAnsi="Figtree" w:cs="Arial"/>
                <w:sz w:val="20"/>
                <w:szCs w:val="20"/>
              </w:rPr>
              <w:t xml:space="preserve"> </w:t>
            </w:r>
            <w:commentRangeEnd w:id="21"/>
            <w:r w:rsidR="00C66C89" w:rsidRPr="00E45913">
              <w:rPr>
                <w:rStyle w:val="CommentReference"/>
                <w:rFonts w:ascii="Figtree" w:hAnsi="Figtree" w:cs="Arial"/>
                <w:sz w:val="20"/>
                <w:szCs w:val="20"/>
              </w:rPr>
              <w:commentReference w:id="21"/>
            </w:r>
            <w:commentRangeEnd w:id="22"/>
            <w:r w:rsidR="001978E9" w:rsidRPr="00E45913">
              <w:rPr>
                <w:rStyle w:val="CommentReference"/>
                <w:rFonts w:ascii="Figtree" w:hAnsi="Figtree" w:cs="Arial"/>
                <w:sz w:val="20"/>
                <w:szCs w:val="20"/>
              </w:rPr>
              <w:commentReference w:id="22"/>
            </w:r>
            <w:commentRangeEnd w:id="23"/>
            <w:r w:rsidR="00CC5069" w:rsidRPr="00E45913">
              <w:rPr>
                <w:rStyle w:val="CommentReference"/>
                <w:rFonts w:ascii="Figtree" w:hAnsi="Figtree" w:cs="Arial"/>
                <w:sz w:val="20"/>
                <w:szCs w:val="20"/>
              </w:rPr>
              <w:commentReference w:id="23"/>
            </w:r>
          </w:p>
        </w:tc>
      </w:tr>
    </w:tbl>
    <w:p w14:paraId="61B6F1AB" w14:textId="77777777" w:rsidR="007930E7" w:rsidRDefault="007930E7" w:rsidP="00536879">
      <w:pPr>
        <w:tabs>
          <w:tab w:val="left" w:pos="5878"/>
        </w:tabs>
        <w:autoSpaceDE w:val="0"/>
        <w:autoSpaceDN w:val="0"/>
        <w:adjustRightInd w:val="0"/>
        <w:spacing w:after="0" w:line="240" w:lineRule="auto"/>
        <w:rPr>
          <w:rFonts w:ascii="Figtree" w:hAnsi="Figtree" w:cs="Arial"/>
          <w:b/>
          <w:sz w:val="20"/>
          <w:szCs w:val="20"/>
        </w:rPr>
      </w:pPr>
    </w:p>
    <w:p w14:paraId="634A705C" w14:textId="77777777" w:rsidR="00CF4C52" w:rsidRPr="00E45913" w:rsidRDefault="00CF4C52">
      <w:pPr>
        <w:autoSpaceDE w:val="0"/>
        <w:autoSpaceDN w:val="0"/>
        <w:adjustRightInd w:val="0"/>
        <w:spacing w:after="0" w:line="240" w:lineRule="auto"/>
        <w:rPr>
          <w:rFonts w:ascii="Figtree" w:hAnsi="Figtree" w:cs="Arial"/>
          <w:b/>
          <w:sz w:val="20"/>
          <w:szCs w:val="20"/>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9"/>
      </w:tblGrid>
      <w:tr w:rsidR="00BB1AB7" w:rsidRPr="00E45913" w14:paraId="20A22285" w14:textId="77777777">
        <w:trPr>
          <w:trHeight w:val="416"/>
        </w:trPr>
        <w:tc>
          <w:tcPr>
            <w:tcW w:w="9209" w:type="dxa"/>
            <w:shd w:val="clear" w:color="auto" w:fill="9CC2E5" w:themeFill="accent1" w:themeFillTint="99"/>
            <w:vAlign w:val="center"/>
          </w:tcPr>
          <w:p w14:paraId="2876E86B" w14:textId="77777777" w:rsidR="00BB1AB7" w:rsidRPr="00E45913" w:rsidRDefault="00BB1AB7">
            <w:pPr>
              <w:autoSpaceDE w:val="0"/>
              <w:autoSpaceDN w:val="0"/>
              <w:adjustRightInd w:val="0"/>
              <w:spacing w:after="0" w:line="240" w:lineRule="auto"/>
              <w:rPr>
                <w:rFonts w:ascii="Figtree" w:hAnsi="Figtree" w:cs="Arial"/>
                <w:b/>
                <w:sz w:val="8"/>
                <w:szCs w:val="8"/>
              </w:rPr>
            </w:pPr>
          </w:p>
          <w:p w14:paraId="74BF23D9" w14:textId="77777777" w:rsidR="00BB1AB7" w:rsidRPr="00E45913" w:rsidRDefault="00376E26">
            <w:pPr>
              <w:autoSpaceDE w:val="0"/>
              <w:autoSpaceDN w:val="0"/>
              <w:adjustRightInd w:val="0"/>
              <w:spacing w:after="0" w:line="240" w:lineRule="auto"/>
              <w:rPr>
                <w:rFonts w:ascii="Figtree" w:hAnsi="Figtree" w:cs="Arial"/>
                <w:b/>
                <w:sz w:val="8"/>
                <w:szCs w:val="8"/>
              </w:rPr>
            </w:pPr>
            <w:r w:rsidRPr="00E45913">
              <w:rPr>
                <w:rFonts w:ascii="Figtree" w:hAnsi="Figtree" w:cs="Arial"/>
                <w:b/>
                <w:sz w:val="20"/>
                <w:szCs w:val="20"/>
              </w:rPr>
              <w:t>12. Insurance</w:t>
            </w:r>
            <w:r w:rsidRPr="00E45913">
              <w:rPr>
                <w:rFonts w:ascii="Figtree" w:hAnsi="Figtree" w:cs="Arial"/>
                <w:b/>
                <w:sz w:val="8"/>
                <w:szCs w:val="8"/>
              </w:rPr>
              <w:t xml:space="preserve"> </w:t>
            </w:r>
          </w:p>
          <w:p w14:paraId="63CF3E9E" w14:textId="77777777" w:rsidR="00BB1AB7" w:rsidRPr="00E45913" w:rsidRDefault="00BB1AB7">
            <w:pPr>
              <w:autoSpaceDE w:val="0"/>
              <w:autoSpaceDN w:val="0"/>
              <w:adjustRightInd w:val="0"/>
              <w:spacing w:after="0" w:line="240" w:lineRule="auto"/>
              <w:rPr>
                <w:rFonts w:ascii="Figtree" w:hAnsi="Figtree" w:cs="Arial"/>
                <w:b/>
                <w:sz w:val="8"/>
                <w:szCs w:val="8"/>
              </w:rPr>
            </w:pPr>
          </w:p>
        </w:tc>
      </w:tr>
      <w:tr w:rsidR="00BB1AB7" w:rsidRPr="00E45913" w14:paraId="77E3F778" w14:textId="77777777">
        <w:tc>
          <w:tcPr>
            <w:tcW w:w="9209" w:type="dxa"/>
            <w:vAlign w:val="center"/>
          </w:tcPr>
          <w:p w14:paraId="07130A1B" w14:textId="77777777" w:rsidR="00BB1AB7" w:rsidRPr="00E45913" w:rsidRDefault="00BB1AB7">
            <w:pPr>
              <w:autoSpaceDE w:val="0"/>
              <w:autoSpaceDN w:val="0"/>
              <w:adjustRightInd w:val="0"/>
              <w:spacing w:after="0" w:line="240" w:lineRule="auto"/>
              <w:rPr>
                <w:rFonts w:ascii="Figtree" w:hAnsi="Figtree" w:cs="Arial"/>
                <w:b/>
                <w:sz w:val="8"/>
                <w:szCs w:val="8"/>
              </w:rPr>
            </w:pPr>
          </w:p>
          <w:p w14:paraId="007773B9" w14:textId="4AE1939B" w:rsidR="00BB1AB7" w:rsidRPr="00E45913" w:rsidRDefault="00376E26">
            <w:pPr>
              <w:autoSpaceDE w:val="0"/>
              <w:autoSpaceDN w:val="0"/>
              <w:adjustRightInd w:val="0"/>
              <w:spacing w:after="0" w:line="240" w:lineRule="auto"/>
              <w:rPr>
                <w:rFonts w:ascii="Figtree" w:hAnsi="Figtree" w:cs="Arial"/>
                <w:b/>
                <w:sz w:val="20"/>
                <w:szCs w:val="20"/>
              </w:rPr>
            </w:pPr>
            <w:r w:rsidRPr="00E45913">
              <w:rPr>
                <w:rFonts w:ascii="Figtree" w:hAnsi="Figtree" w:cs="Arial"/>
                <w:b/>
                <w:sz w:val="20"/>
                <w:szCs w:val="20"/>
              </w:rPr>
              <w:t xml:space="preserve">Insurance you must take out through </w:t>
            </w:r>
            <w:r w:rsidR="00153CFA" w:rsidRPr="00E45913">
              <w:rPr>
                <w:rFonts w:ascii="Figtree" w:hAnsi="Figtree" w:cs="Arial"/>
                <w:b/>
                <w:sz w:val="20"/>
                <w:szCs w:val="20"/>
              </w:rPr>
              <w:t>more2life</w:t>
            </w:r>
            <w:r w:rsidRPr="00E45913">
              <w:rPr>
                <w:rFonts w:ascii="Figtree" w:hAnsi="Figtree" w:cs="Arial"/>
                <w:b/>
                <w:sz w:val="20"/>
                <w:szCs w:val="20"/>
              </w:rPr>
              <w:t xml:space="preserve"> Limited or </w:t>
            </w:r>
            <w:r w:rsidR="00427EBF" w:rsidRPr="00301A23">
              <w:rPr>
                <w:rFonts w:ascii="Figtree" w:hAnsi="Figtree" w:cs="Arial"/>
                <w:b/>
                <w:sz w:val="20"/>
                <w:szCs w:val="20"/>
                <w:highlight w:val="yellow"/>
              </w:rPr>
              <w:t>&lt;&lt;</w:t>
            </w:r>
            <w:r w:rsidR="00845267" w:rsidRPr="00301A23">
              <w:rPr>
                <w:rFonts w:ascii="Figtree" w:hAnsi="Figtree" w:cs="Arial"/>
                <w:b/>
                <w:sz w:val="20"/>
                <w:szCs w:val="20"/>
                <w:highlight w:val="yellow"/>
              </w:rPr>
              <w:t>B</w:t>
            </w:r>
            <w:r w:rsidR="00301A23" w:rsidRPr="00301A23">
              <w:rPr>
                <w:rFonts w:ascii="Figtree" w:hAnsi="Figtree" w:cs="Arial"/>
                <w:b/>
                <w:sz w:val="20"/>
                <w:szCs w:val="20"/>
                <w:highlight w:val="yellow"/>
              </w:rPr>
              <w:t>rokerFirmName</w:t>
            </w:r>
            <w:r w:rsidR="00427EBF" w:rsidRPr="00301A23">
              <w:rPr>
                <w:rFonts w:ascii="Figtree" w:hAnsi="Figtree" w:cs="Arial"/>
                <w:b/>
                <w:sz w:val="20"/>
                <w:szCs w:val="20"/>
                <w:highlight w:val="yellow"/>
              </w:rPr>
              <w:t>&gt;&gt;</w:t>
            </w:r>
            <w:r w:rsidRPr="00E45913">
              <w:rPr>
                <w:rFonts w:ascii="Figtree" w:hAnsi="Figtree" w:cs="Arial"/>
                <w:b/>
                <w:sz w:val="20"/>
                <w:szCs w:val="20"/>
              </w:rPr>
              <w:t xml:space="preserve"> </w:t>
            </w:r>
          </w:p>
          <w:p w14:paraId="019F1F62" w14:textId="77777777" w:rsidR="00BB1AB7" w:rsidRPr="00E45913" w:rsidRDefault="00BB1AB7">
            <w:pPr>
              <w:autoSpaceDE w:val="0"/>
              <w:autoSpaceDN w:val="0"/>
              <w:adjustRightInd w:val="0"/>
              <w:spacing w:after="0" w:line="240" w:lineRule="auto"/>
              <w:rPr>
                <w:rFonts w:ascii="Figtree" w:hAnsi="Figtree" w:cs="Arial"/>
                <w:b/>
                <w:sz w:val="20"/>
                <w:szCs w:val="20"/>
              </w:rPr>
            </w:pPr>
          </w:p>
          <w:p w14:paraId="5083954B" w14:textId="77777777" w:rsidR="00BB1AB7" w:rsidRPr="00E45913" w:rsidRDefault="00376E26">
            <w:pPr>
              <w:pStyle w:val="ListParagraph"/>
              <w:numPr>
                <w:ilvl w:val="0"/>
                <w:numId w:val="8"/>
              </w:numPr>
              <w:rPr>
                <w:rFonts w:ascii="Figtree" w:hAnsi="Figtree" w:cs="Arial"/>
                <w:sz w:val="20"/>
                <w:szCs w:val="20"/>
              </w:rPr>
            </w:pPr>
            <w:r w:rsidRPr="00E45913">
              <w:rPr>
                <w:rFonts w:ascii="Figtree" w:hAnsi="Figtree" w:cs="Arial"/>
                <w:sz w:val="20"/>
                <w:szCs w:val="20"/>
              </w:rPr>
              <w:t>None</w:t>
            </w:r>
          </w:p>
          <w:p w14:paraId="63034767" w14:textId="72C862E6" w:rsidR="00BB1AB7" w:rsidRPr="00E45913" w:rsidRDefault="00376E26">
            <w:pPr>
              <w:autoSpaceDE w:val="0"/>
              <w:autoSpaceDN w:val="0"/>
              <w:adjustRightInd w:val="0"/>
              <w:spacing w:after="0" w:line="240" w:lineRule="auto"/>
              <w:rPr>
                <w:rFonts w:ascii="Figtree" w:hAnsi="Figtree" w:cs="Arial"/>
                <w:b/>
                <w:sz w:val="20"/>
                <w:szCs w:val="20"/>
              </w:rPr>
            </w:pPr>
            <w:r w:rsidRPr="00E45913">
              <w:rPr>
                <w:rFonts w:ascii="Figtree" w:hAnsi="Figtree" w:cs="Arial"/>
                <w:b/>
                <w:sz w:val="20"/>
                <w:szCs w:val="20"/>
              </w:rPr>
              <w:t xml:space="preserve">Insurance you must take out as a condition of this lifetime mortgage but that you do not have to take out through </w:t>
            </w:r>
            <w:r w:rsidR="00153CFA" w:rsidRPr="00E45913">
              <w:rPr>
                <w:rFonts w:ascii="Figtree" w:hAnsi="Figtree" w:cs="Arial"/>
                <w:b/>
                <w:sz w:val="20"/>
                <w:szCs w:val="20"/>
              </w:rPr>
              <w:t>more2life</w:t>
            </w:r>
            <w:r w:rsidRPr="00E45913">
              <w:rPr>
                <w:rFonts w:ascii="Figtree" w:hAnsi="Figtree" w:cs="Arial"/>
                <w:b/>
                <w:sz w:val="20"/>
                <w:szCs w:val="20"/>
              </w:rPr>
              <w:t xml:space="preserve"> Limited or </w:t>
            </w:r>
            <w:r w:rsidR="00427EBF" w:rsidRPr="00301A23">
              <w:rPr>
                <w:rFonts w:ascii="Figtree" w:hAnsi="Figtree" w:cs="Arial"/>
                <w:b/>
                <w:sz w:val="20"/>
                <w:szCs w:val="20"/>
                <w:highlight w:val="yellow"/>
              </w:rPr>
              <w:t>&lt;&lt;</w:t>
            </w:r>
            <w:r w:rsidR="00845267" w:rsidRPr="00301A23">
              <w:rPr>
                <w:rFonts w:ascii="Figtree" w:hAnsi="Figtree" w:cs="Arial"/>
                <w:b/>
                <w:sz w:val="20"/>
                <w:szCs w:val="20"/>
                <w:highlight w:val="yellow"/>
              </w:rPr>
              <w:t>B</w:t>
            </w:r>
            <w:r w:rsidR="00301A23" w:rsidRPr="00301A23">
              <w:rPr>
                <w:rFonts w:ascii="Figtree" w:hAnsi="Figtree" w:cs="Arial"/>
                <w:b/>
                <w:sz w:val="20"/>
                <w:szCs w:val="20"/>
                <w:highlight w:val="yellow"/>
              </w:rPr>
              <w:t>rokerFirmName</w:t>
            </w:r>
            <w:r w:rsidR="00427EBF" w:rsidRPr="00301A23">
              <w:rPr>
                <w:rFonts w:ascii="Figtree" w:hAnsi="Figtree" w:cs="Arial"/>
                <w:b/>
                <w:sz w:val="20"/>
                <w:szCs w:val="20"/>
                <w:highlight w:val="yellow"/>
              </w:rPr>
              <w:t>&gt;&gt;</w:t>
            </w:r>
            <w:r w:rsidRPr="00E45913">
              <w:rPr>
                <w:rFonts w:ascii="Figtree" w:hAnsi="Figtree" w:cs="Arial"/>
                <w:b/>
                <w:sz w:val="20"/>
                <w:szCs w:val="20"/>
              </w:rPr>
              <w:t>.</w:t>
            </w:r>
          </w:p>
          <w:p w14:paraId="0FD73441" w14:textId="77777777" w:rsidR="00BB1AB7" w:rsidRPr="00E45913" w:rsidRDefault="00BB1AB7">
            <w:pPr>
              <w:autoSpaceDE w:val="0"/>
              <w:autoSpaceDN w:val="0"/>
              <w:adjustRightInd w:val="0"/>
              <w:spacing w:after="0" w:line="240" w:lineRule="auto"/>
              <w:rPr>
                <w:rFonts w:ascii="Figtree" w:hAnsi="Figtree" w:cs="Arial"/>
                <w:b/>
                <w:sz w:val="20"/>
                <w:szCs w:val="20"/>
              </w:rPr>
            </w:pPr>
          </w:p>
          <w:p w14:paraId="4DFC626D" w14:textId="198D1D8E" w:rsidR="00BB1AB7" w:rsidRPr="00E45913" w:rsidRDefault="00066769">
            <w:pPr>
              <w:autoSpaceDE w:val="0"/>
              <w:autoSpaceDN w:val="0"/>
              <w:adjustRightInd w:val="0"/>
              <w:spacing w:after="0" w:line="240" w:lineRule="auto"/>
              <w:rPr>
                <w:rFonts w:ascii="Figtree" w:hAnsi="Figtree" w:cs="Arial"/>
                <w:sz w:val="20"/>
                <w:szCs w:val="20"/>
              </w:rPr>
            </w:pPr>
            <w:r w:rsidRPr="008D2603">
              <w:rPr>
                <w:rFonts w:ascii="Figtree" w:hAnsi="Figtree" w:cs="Arial"/>
                <w:sz w:val="20"/>
                <w:szCs w:val="20"/>
                <w:highlight w:val="yellow"/>
              </w:rPr>
              <w:t>(If FunderCode is not RL show:</w:t>
            </w:r>
            <w:r w:rsidR="00376E26" w:rsidRPr="00E45913">
              <w:rPr>
                <w:rFonts w:ascii="Figtree" w:hAnsi="Figtree" w:cs="Arial"/>
                <w:sz w:val="20"/>
                <w:szCs w:val="20"/>
              </w:rPr>
              <w:t xml:space="preserve">We require you to have buildings insurance during this lifetime mortgage. Our interest must be noted on it. For a Leasehold property it must note the interest of the Landlord or Management Company. </w:t>
            </w:r>
            <w:r w:rsidR="00153CFA" w:rsidRPr="00E45913">
              <w:rPr>
                <w:rFonts w:ascii="Figtree" w:hAnsi="Figtree" w:cs="Arial"/>
                <w:sz w:val="20"/>
                <w:szCs w:val="20"/>
              </w:rPr>
              <w:t>more2life</w:t>
            </w:r>
            <w:r w:rsidR="00376E26" w:rsidRPr="00E45913">
              <w:rPr>
                <w:rFonts w:ascii="Figtree" w:hAnsi="Figtree" w:cs="Arial"/>
                <w:sz w:val="20"/>
                <w:szCs w:val="20"/>
              </w:rPr>
              <w:t xml:space="preserve"> Limited will specify the minimum insurance required in the valuation report.</w:t>
            </w:r>
            <w:r w:rsidR="008D2603" w:rsidRPr="008D2603">
              <w:rPr>
                <w:rFonts w:ascii="Figtree" w:hAnsi="Figtree" w:cs="Arial"/>
                <w:sz w:val="20"/>
                <w:szCs w:val="20"/>
                <w:highlight w:val="yellow"/>
              </w:rPr>
              <w:t>)</w:t>
            </w:r>
          </w:p>
          <w:p w14:paraId="5128D84B" w14:textId="77777777" w:rsidR="006E432C" w:rsidRPr="00E45913" w:rsidRDefault="006E432C">
            <w:pPr>
              <w:autoSpaceDE w:val="0"/>
              <w:autoSpaceDN w:val="0"/>
              <w:adjustRightInd w:val="0"/>
              <w:spacing w:after="0" w:line="240" w:lineRule="auto"/>
              <w:rPr>
                <w:rFonts w:ascii="Figtree" w:hAnsi="Figtree" w:cs="Arial"/>
                <w:b/>
                <w:sz w:val="8"/>
                <w:szCs w:val="8"/>
              </w:rPr>
            </w:pPr>
          </w:p>
          <w:p w14:paraId="0E87B362" w14:textId="60BA20DF" w:rsidR="006E432C" w:rsidRPr="00E45913" w:rsidRDefault="008D2603">
            <w:pPr>
              <w:autoSpaceDE w:val="0"/>
              <w:autoSpaceDN w:val="0"/>
              <w:adjustRightInd w:val="0"/>
              <w:spacing w:after="0" w:line="240" w:lineRule="auto"/>
              <w:rPr>
                <w:rFonts w:ascii="Figtree" w:hAnsi="Figtree" w:cs="Arial"/>
                <w:b/>
                <w:sz w:val="8"/>
                <w:szCs w:val="8"/>
              </w:rPr>
            </w:pPr>
            <w:r w:rsidRPr="008D2603">
              <w:rPr>
                <w:rFonts w:ascii="Figtree" w:hAnsi="Figtree" w:cstheme="minorHAnsi"/>
                <w:bCs/>
                <w:sz w:val="20"/>
                <w:szCs w:val="20"/>
                <w:highlight w:val="yellow"/>
              </w:rPr>
              <w:t>(If FunderCode = RL show:</w:t>
            </w:r>
            <w:r w:rsidR="006E432C" w:rsidRPr="00E45913">
              <w:rPr>
                <w:rFonts w:ascii="Figtree" w:hAnsi="Figtree" w:cstheme="minorHAnsi"/>
                <w:bCs/>
                <w:sz w:val="20"/>
                <w:szCs w:val="20"/>
              </w:rPr>
              <w:t>You are required to have and maintain buildings insurance on the property that the loan is secured against. The value of this insurance must be adequate to cover the rebuilding cost of your home for that period of cover and you must ask for our interest to be noted on it. For a leasehold property you must follow the requirements of the lease and for example this might require that the interest of the landlord or management company must be noted. This policy can be arranged with an insurer of your choice and must be provided as evidence prior to completion of the loan.</w:t>
            </w:r>
            <w:r w:rsidRPr="008D2603">
              <w:rPr>
                <w:rFonts w:ascii="Figtree" w:hAnsi="Figtree" w:cstheme="minorHAnsi"/>
                <w:bCs/>
                <w:sz w:val="20"/>
                <w:szCs w:val="20"/>
                <w:highlight w:val="yellow"/>
              </w:rPr>
              <w:t>)</w:t>
            </w:r>
          </w:p>
          <w:p w14:paraId="6658CE01" w14:textId="77777777" w:rsidR="00BB1AB7" w:rsidRPr="00E45913" w:rsidRDefault="00BB1AB7">
            <w:pPr>
              <w:autoSpaceDE w:val="0"/>
              <w:autoSpaceDN w:val="0"/>
              <w:adjustRightInd w:val="0"/>
              <w:spacing w:after="0" w:line="240" w:lineRule="auto"/>
              <w:rPr>
                <w:rFonts w:ascii="Figtree" w:hAnsi="Figtree" w:cs="Arial"/>
                <w:b/>
                <w:sz w:val="8"/>
                <w:szCs w:val="8"/>
              </w:rPr>
            </w:pPr>
          </w:p>
        </w:tc>
      </w:tr>
    </w:tbl>
    <w:p w14:paraId="1BCECA82" w14:textId="77777777" w:rsidR="00BB1AB7" w:rsidRDefault="00BB1AB7">
      <w:pPr>
        <w:autoSpaceDE w:val="0"/>
        <w:autoSpaceDN w:val="0"/>
        <w:adjustRightInd w:val="0"/>
        <w:spacing w:after="0" w:line="240" w:lineRule="auto"/>
        <w:rPr>
          <w:rFonts w:ascii="Figtree" w:hAnsi="Figtree" w:cs="Arial"/>
          <w:b/>
        </w:rPr>
      </w:pPr>
    </w:p>
    <w:p w14:paraId="25299BC3" w14:textId="77777777" w:rsidR="007930E7" w:rsidRPr="00E45913" w:rsidRDefault="007930E7">
      <w:pPr>
        <w:autoSpaceDE w:val="0"/>
        <w:autoSpaceDN w:val="0"/>
        <w:adjustRightInd w:val="0"/>
        <w:spacing w:after="0" w:line="240" w:lineRule="auto"/>
        <w:rPr>
          <w:rFonts w:ascii="Figtree" w:hAnsi="Figtree" w:cs="Arial"/>
          <w:b/>
        </w:rPr>
      </w:pPr>
    </w:p>
    <w:tbl>
      <w:tblPr>
        <w:tblW w:w="9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42"/>
      </w:tblGrid>
      <w:tr w:rsidR="00BB1AB7" w:rsidRPr="00E45913" w14:paraId="58EA8299" w14:textId="77777777">
        <w:trPr>
          <w:trHeight w:val="416"/>
        </w:trPr>
        <w:tc>
          <w:tcPr>
            <w:tcW w:w="9242" w:type="dxa"/>
            <w:shd w:val="clear" w:color="auto" w:fill="9CC2E5" w:themeFill="accent1" w:themeFillTint="99"/>
            <w:vAlign w:val="center"/>
          </w:tcPr>
          <w:p w14:paraId="673B9DD0" w14:textId="77777777" w:rsidR="00BB1AB7" w:rsidRPr="00E45913" w:rsidRDefault="00BB1AB7">
            <w:pPr>
              <w:autoSpaceDE w:val="0"/>
              <w:autoSpaceDN w:val="0"/>
              <w:adjustRightInd w:val="0"/>
              <w:spacing w:after="0" w:line="240" w:lineRule="auto"/>
              <w:rPr>
                <w:rFonts w:ascii="Figtree" w:hAnsi="Figtree" w:cs="Arial"/>
                <w:b/>
                <w:sz w:val="8"/>
                <w:szCs w:val="8"/>
              </w:rPr>
            </w:pPr>
          </w:p>
          <w:p w14:paraId="7522246D" w14:textId="77777777" w:rsidR="00BB1AB7" w:rsidRPr="00E45913" w:rsidRDefault="00376E26">
            <w:pPr>
              <w:autoSpaceDE w:val="0"/>
              <w:autoSpaceDN w:val="0"/>
              <w:adjustRightInd w:val="0"/>
              <w:spacing w:after="0" w:line="240" w:lineRule="auto"/>
              <w:rPr>
                <w:rFonts w:ascii="Figtree" w:hAnsi="Figtree" w:cs="Arial"/>
                <w:b/>
                <w:sz w:val="20"/>
                <w:szCs w:val="20"/>
              </w:rPr>
            </w:pPr>
            <w:r w:rsidRPr="00E45913">
              <w:rPr>
                <w:rFonts w:ascii="Figtree" w:hAnsi="Figtree" w:cs="Arial"/>
                <w:b/>
                <w:sz w:val="20"/>
                <w:szCs w:val="20"/>
              </w:rPr>
              <w:t>13. What happens if you do not want this mortgage anymore?</w:t>
            </w:r>
          </w:p>
          <w:p w14:paraId="39DC7112" w14:textId="77777777" w:rsidR="00BB1AB7" w:rsidRPr="00E45913" w:rsidRDefault="00BB1AB7">
            <w:pPr>
              <w:autoSpaceDE w:val="0"/>
              <w:autoSpaceDN w:val="0"/>
              <w:adjustRightInd w:val="0"/>
              <w:spacing w:after="0" w:line="240" w:lineRule="auto"/>
              <w:rPr>
                <w:rFonts w:ascii="Figtree" w:hAnsi="Figtree" w:cs="Arial"/>
                <w:sz w:val="8"/>
                <w:szCs w:val="8"/>
              </w:rPr>
            </w:pPr>
          </w:p>
        </w:tc>
      </w:tr>
      <w:tr w:rsidR="00BB1AB7" w:rsidRPr="00E45913" w14:paraId="5F995F63" w14:textId="77777777">
        <w:tc>
          <w:tcPr>
            <w:tcW w:w="9242" w:type="dxa"/>
            <w:vAlign w:val="center"/>
          </w:tcPr>
          <w:p w14:paraId="37A1173A" w14:textId="77777777" w:rsidR="00BB1AB7" w:rsidRPr="00E45913" w:rsidRDefault="00BB1AB7">
            <w:pPr>
              <w:autoSpaceDE w:val="0"/>
              <w:autoSpaceDN w:val="0"/>
              <w:adjustRightInd w:val="0"/>
              <w:spacing w:after="0" w:line="240" w:lineRule="auto"/>
              <w:rPr>
                <w:rFonts w:ascii="Figtree" w:hAnsi="Figtree" w:cs="Arial"/>
                <w:sz w:val="8"/>
                <w:szCs w:val="8"/>
              </w:rPr>
            </w:pPr>
          </w:p>
          <w:p w14:paraId="3A04D846" w14:textId="77777777" w:rsidR="00BB1AB7" w:rsidRPr="00E45913" w:rsidRDefault="00376E26">
            <w:pPr>
              <w:autoSpaceDE w:val="0"/>
              <w:autoSpaceDN w:val="0"/>
              <w:adjustRightInd w:val="0"/>
              <w:rPr>
                <w:rFonts w:ascii="Figtree" w:hAnsi="Figtree" w:cs="Arial"/>
                <w:b/>
                <w:bCs/>
                <w:sz w:val="20"/>
                <w:szCs w:val="20"/>
              </w:rPr>
            </w:pPr>
            <w:r w:rsidRPr="00E45913">
              <w:rPr>
                <w:rFonts w:ascii="Figtree" w:hAnsi="Figtree" w:cs="Arial"/>
                <w:b/>
                <w:bCs/>
                <w:sz w:val="20"/>
                <w:szCs w:val="20"/>
              </w:rPr>
              <w:lastRenderedPageBreak/>
              <w:t xml:space="preserve">Early Repayment Charges </w:t>
            </w:r>
          </w:p>
          <w:p w14:paraId="66E9C4DA" w14:textId="71F75086" w:rsidR="00BB1AB7" w:rsidRPr="00E45913" w:rsidRDefault="00376E26">
            <w:pPr>
              <w:autoSpaceDE w:val="0"/>
              <w:autoSpaceDN w:val="0"/>
              <w:adjustRightInd w:val="0"/>
              <w:rPr>
                <w:rFonts w:ascii="Figtree" w:hAnsi="Figtree" w:cs="Arial"/>
                <w:sz w:val="20"/>
                <w:szCs w:val="20"/>
              </w:rPr>
            </w:pPr>
            <w:r w:rsidRPr="00E45913">
              <w:rPr>
                <w:rFonts w:ascii="Figtree" w:hAnsi="Figtree" w:cs="Arial"/>
                <w:sz w:val="20"/>
                <w:szCs w:val="20"/>
              </w:rPr>
              <w:t xml:space="preserve">Your lifetime mortgage is designed to be repaid when you </w:t>
            </w:r>
            <w:r w:rsidR="001427E4" w:rsidRPr="00E45913">
              <w:rPr>
                <w:rFonts w:ascii="Figtree" w:hAnsi="Figtree" w:cs="Arial"/>
                <w:sz w:val="20"/>
                <w:szCs w:val="20"/>
              </w:rPr>
              <w:t>(or in the case of joint borrowers, the last borrower)</w:t>
            </w:r>
            <w:r w:rsidRPr="00E45913">
              <w:rPr>
                <w:rFonts w:ascii="Figtree" w:hAnsi="Figtree" w:cs="Arial"/>
                <w:sz w:val="20"/>
                <w:szCs w:val="20"/>
              </w:rPr>
              <w:t xml:space="preserve"> have died or leave your home </w:t>
            </w:r>
            <w:r w:rsidR="00EE65B3" w:rsidRPr="00E45913">
              <w:rPr>
                <w:rFonts w:ascii="Figtree" w:hAnsi="Figtree" w:cs="Arial"/>
                <w:sz w:val="20"/>
                <w:szCs w:val="20"/>
              </w:rPr>
              <w:t xml:space="preserve">permanently </w:t>
            </w:r>
            <w:r w:rsidRPr="00E45913">
              <w:rPr>
                <w:rFonts w:ascii="Figtree" w:hAnsi="Figtree" w:cs="Arial"/>
                <w:sz w:val="20"/>
                <w:szCs w:val="20"/>
              </w:rPr>
              <w:t>because you need</w:t>
            </w:r>
            <w:r w:rsidR="00F05095" w:rsidRPr="00E45913">
              <w:rPr>
                <w:rFonts w:ascii="Figtree" w:hAnsi="Figtree" w:cs="Arial"/>
                <w:sz w:val="20"/>
                <w:szCs w:val="20"/>
              </w:rPr>
              <w:t xml:space="preserve"> to live in a</w:t>
            </w:r>
            <w:r w:rsidRPr="00E45913">
              <w:rPr>
                <w:rFonts w:ascii="Figtree" w:hAnsi="Figtree" w:cs="Arial"/>
                <w:sz w:val="20"/>
                <w:szCs w:val="20"/>
              </w:rPr>
              <w:t xml:space="preserve"> residential care</w:t>
            </w:r>
            <w:r w:rsidR="00F05095" w:rsidRPr="00E45913">
              <w:rPr>
                <w:rFonts w:ascii="Figtree" w:hAnsi="Figtree" w:cs="Arial"/>
                <w:sz w:val="20"/>
                <w:szCs w:val="20"/>
              </w:rPr>
              <w:t xml:space="preserve"> home or with relatives</w:t>
            </w:r>
            <w:r w:rsidR="00EE65B3" w:rsidRPr="00E45913">
              <w:rPr>
                <w:rFonts w:ascii="Figtree" w:hAnsi="Figtree" w:cs="Arial"/>
                <w:sz w:val="20"/>
                <w:szCs w:val="20"/>
              </w:rPr>
              <w:t xml:space="preserve"> following advice from a medical practitioner or suitable specialist</w:t>
            </w:r>
            <w:r w:rsidRPr="00E45913">
              <w:rPr>
                <w:rFonts w:ascii="Figtree" w:hAnsi="Figtree" w:cs="Arial"/>
                <w:sz w:val="20"/>
                <w:szCs w:val="20"/>
              </w:rPr>
              <w:t xml:space="preserve">. </w:t>
            </w:r>
            <w:commentRangeStart w:id="24"/>
            <w:commentRangeStart w:id="25"/>
            <w:r w:rsidRPr="00E45913">
              <w:rPr>
                <w:rFonts w:ascii="Figtree" w:hAnsi="Figtree" w:cs="Arial"/>
                <w:sz w:val="20"/>
                <w:szCs w:val="20"/>
              </w:rPr>
              <w:t>If you repay your lifetime mortgage at any time for any other reason you may have to pay a substantial early repayment charge.</w:t>
            </w:r>
            <w:commentRangeEnd w:id="24"/>
            <w:r w:rsidR="00144DCB" w:rsidRPr="00E45913">
              <w:rPr>
                <w:rStyle w:val="CommentReference"/>
                <w:rFonts w:ascii="Figtree" w:hAnsi="Figtree" w:cs="Arial"/>
                <w:sz w:val="20"/>
                <w:szCs w:val="20"/>
              </w:rPr>
              <w:commentReference w:id="24"/>
            </w:r>
            <w:commentRangeEnd w:id="25"/>
            <w:r w:rsidR="009901B8" w:rsidRPr="00E45913">
              <w:rPr>
                <w:rStyle w:val="CommentReference"/>
                <w:rFonts w:ascii="Figtree" w:hAnsi="Figtree" w:cs="Arial"/>
                <w:sz w:val="20"/>
                <w:szCs w:val="20"/>
              </w:rPr>
              <w:commentReference w:id="25"/>
            </w:r>
            <w:r w:rsidR="00A07605" w:rsidRPr="00E45913">
              <w:rPr>
                <w:rFonts w:ascii="Figtree" w:hAnsi="Figtree" w:cs="Arial"/>
                <w:sz w:val="20"/>
                <w:szCs w:val="20"/>
              </w:rPr>
              <w:t xml:space="preserve"> </w:t>
            </w:r>
            <w:commentRangeStart w:id="26"/>
            <w:commentRangeStart w:id="27"/>
            <w:r w:rsidR="00A07605" w:rsidRPr="00E45913">
              <w:rPr>
                <w:rFonts w:ascii="Figtree" w:hAnsi="Figtree" w:cstheme="minorHAnsi"/>
                <w:sz w:val="20"/>
                <w:szCs w:val="20"/>
              </w:rPr>
              <w:t xml:space="preserve">If you choose to repay your lifetime mortgage in full within the first 8 years following completion of the </w:t>
            </w:r>
            <w:commentRangeStart w:id="28"/>
            <w:commentRangeStart w:id="29"/>
            <w:r w:rsidR="00A07605" w:rsidRPr="00E45913">
              <w:rPr>
                <w:rFonts w:ascii="Figtree" w:hAnsi="Figtree" w:cstheme="minorHAnsi"/>
                <w:sz w:val="20"/>
                <w:szCs w:val="20"/>
              </w:rPr>
              <w:t>[initial]</w:t>
            </w:r>
            <w:commentRangeEnd w:id="28"/>
            <w:r w:rsidR="00A07605" w:rsidRPr="00E45913">
              <w:rPr>
                <w:rStyle w:val="CommentReference"/>
                <w:rFonts w:ascii="Figtree" w:hAnsi="Figtree" w:cstheme="minorHAnsi"/>
                <w:sz w:val="20"/>
                <w:szCs w:val="20"/>
              </w:rPr>
              <w:commentReference w:id="28"/>
            </w:r>
            <w:commentRangeEnd w:id="29"/>
            <w:r w:rsidR="001D0D96" w:rsidRPr="00E45913">
              <w:rPr>
                <w:rStyle w:val="CommentReference"/>
                <w:rFonts w:ascii="Figtree" w:hAnsi="Figtree" w:cstheme="minorHAnsi"/>
                <w:sz w:val="20"/>
                <w:szCs w:val="20"/>
              </w:rPr>
              <w:commentReference w:id="29"/>
            </w:r>
            <w:r w:rsidR="00A07605" w:rsidRPr="00E45913">
              <w:rPr>
                <w:rFonts w:ascii="Figtree" w:hAnsi="Figtree" w:cstheme="minorHAnsi"/>
                <w:sz w:val="20"/>
                <w:szCs w:val="20"/>
              </w:rPr>
              <w:t xml:space="preserve"> advance, the cashback amount of £</w:t>
            </w:r>
            <w:r w:rsidR="00B33F90">
              <w:rPr>
                <w:rFonts w:ascii="Figtree" w:hAnsi="Figtree" w:cstheme="minorHAnsi"/>
                <w:sz w:val="20"/>
                <w:szCs w:val="20"/>
              </w:rPr>
              <w:t>&lt;&lt;</w:t>
            </w:r>
            <w:commentRangeStart w:id="30"/>
            <w:commentRangeStart w:id="31"/>
            <w:commentRangeStart w:id="32"/>
            <w:r w:rsidR="00A07605" w:rsidRPr="00E45913">
              <w:rPr>
                <w:rFonts w:ascii="Figtree" w:hAnsi="Figtree" w:cstheme="minorHAnsi"/>
                <w:sz w:val="20"/>
                <w:szCs w:val="20"/>
              </w:rPr>
              <w:t>CASHBACK AMOUNT</w:t>
            </w:r>
            <w:commentRangeEnd w:id="30"/>
            <w:r w:rsidR="00E706B9">
              <w:rPr>
                <w:rStyle w:val="CommentReference"/>
                <w:rFonts w:ascii="Figtree" w:hAnsi="Figtree" w:cstheme="minorHAnsi"/>
                <w:sz w:val="20"/>
                <w:szCs w:val="20"/>
              </w:rPr>
              <w:commentReference w:id="30"/>
            </w:r>
            <w:commentRangeEnd w:id="31"/>
            <w:r w:rsidR="000543A9">
              <w:rPr>
                <w:rStyle w:val="CommentReference"/>
                <w:rFonts w:ascii="Figtree" w:hAnsi="Figtree" w:cstheme="minorHAnsi"/>
                <w:sz w:val="20"/>
                <w:szCs w:val="20"/>
              </w:rPr>
              <w:commentReference w:id="31"/>
            </w:r>
            <w:commentRangeEnd w:id="32"/>
            <w:r w:rsidR="00C11D48">
              <w:rPr>
                <w:rStyle w:val="CommentReference"/>
                <w:rFonts w:ascii="Figtree" w:hAnsi="Figtree" w:cstheme="minorHAnsi"/>
                <w:sz w:val="20"/>
                <w:szCs w:val="20"/>
              </w:rPr>
              <w:commentReference w:id="32"/>
            </w:r>
            <w:r w:rsidR="00E706B9">
              <w:rPr>
                <w:rFonts w:ascii="Figtree" w:hAnsi="Figtree" w:cstheme="minorHAnsi"/>
                <w:sz w:val="20"/>
                <w:szCs w:val="20"/>
              </w:rPr>
              <w:t>&gt;&gt;</w:t>
            </w:r>
            <w:r w:rsidR="00A07605" w:rsidRPr="00E45913">
              <w:rPr>
                <w:rFonts w:ascii="Figtree" w:hAnsi="Figtree" w:cstheme="minorHAnsi"/>
                <w:sz w:val="20"/>
                <w:szCs w:val="20"/>
              </w:rPr>
              <w:t xml:space="preserve"> must also be repaid in full. No early repayment charge will be applied to the cashback amount.</w:t>
            </w:r>
            <w:r w:rsidR="00A07605" w:rsidRPr="00E45913">
              <w:rPr>
                <w:rFonts w:ascii="Figtree" w:hAnsi="Figtree" w:cs="Arial"/>
                <w:sz w:val="20"/>
                <w:szCs w:val="20"/>
              </w:rPr>
              <w:t xml:space="preserve"> </w:t>
            </w:r>
            <w:commentRangeEnd w:id="26"/>
            <w:r w:rsidR="00A07605" w:rsidRPr="00E45913">
              <w:rPr>
                <w:rStyle w:val="CommentReference"/>
                <w:rFonts w:ascii="Figtree" w:hAnsi="Figtree" w:cs="Arial"/>
                <w:sz w:val="20"/>
                <w:szCs w:val="20"/>
              </w:rPr>
              <w:commentReference w:id="26"/>
            </w:r>
            <w:commentRangeEnd w:id="27"/>
            <w:r w:rsidR="004D53D5" w:rsidRPr="00E45913">
              <w:rPr>
                <w:rStyle w:val="CommentReference"/>
                <w:rFonts w:ascii="Figtree" w:hAnsi="Figtree" w:cs="Arial"/>
                <w:sz w:val="20"/>
                <w:szCs w:val="20"/>
              </w:rPr>
              <w:commentReference w:id="27"/>
            </w:r>
          </w:p>
          <w:p w14:paraId="3311D514" w14:textId="00AC2D02" w:rsidR="00A07605" w:rsidRPr="00E45913" w:rsidRDefault="00144DCB" w:rsidP="00E77B7E">
            <w:pPr>
              <w:autoSpaceDE w:val="0"/>
              <w:autoSpaceDN w:val="0"/>
              <w:adjustRightInd w:val="0"/>
              <w:rPr>
                <w:rFonts w:ascii="Figtree" w:hAnsi="Figtree" w:cs="Arial"/>
                <w:b/>
                <w:bCs/>
                <w:sz w:val="20"/>
                <w:szCs w:val="20"/>
              </w:rPr>
            </w:pPr>
            <w:commentRangeStart w:id="33"/>
            <w:commentRangeStart w:id="34"/>
            <w:r w:rsidRPr="00E45913">
              <w:rPr>
                <w:rFonts w:ascii="Figtree" w:hAnsi="Figtree" w:cs="Arial"/>
                <w:sz w:val="20"/>
                <w:szCs w:val="20"/>
              </w:rPr>
              <w:t>If you decide to repay your lifetime mortgage early, there will be no early repayment charges.</w:t>
            </w:r>
            <w:commentRangeEnd w:id="33"/>
            <w:r w:rsidRPr="00E45913">
              <w:rPr>
                <w:rStyle w:val="CommentReference"/>
                <w:rFonts w:ascii="Figtree" w:hAnsi="Figtree" w:cs="Arial"/>
                <w:b/>
                <w:bCs/>
                <w:sz w:val="20"/>
                <w:szCs w:val="20"/>
              </w:rPr>
              <w:commentReference w:id="33"/>
            </w:r>
            <w:commentRangeEnd w:id="34"/>
            <w:r w:rsidR="00BE737F" w:rsidRPr="00E45913">
              <w:rPr>
                <w:rStyle w:val="CommentReference"/>
                <w:rFonts w:ascii="Figtree" w:hAnsi="Figtree" w:cs="Arial"/>
                <w:b/>
                <w:bCs/>
                <w:sz w:val="20"/>
                <w:szCs w:val="20"/>
              </w:rPr>
              <w:commentReference w:id="34"/>
            </w:r>
          </w:p>
          <w:p w14:paraId="31F4E1E0" w14:textId="5CA4D58B" w:rsidR="00336C60" w:rsidRDefault="00A07605" w:rsidP="00A07605">
            <w:pPr>
              <w:autoSpaceDE w:val="0"/>
              <w:autoSpaceDN w:val="0"/>
              <w:adjustRightInd w:val="0"/>
              <w:spacing w:after="0" w:line="240" w:lineRule="auto"/>
              <w:rPr>
                <w:ins w:id="35" w:author="Cleo Diggins" w:date="2025-11-13T09:37:00Z" w16du:dateUtc="2025-11-13T09:37:00Z"/>
                <w:rFonts w:ascii="Figtree" w:hAnsi="Figtree" w:cstheme="minorHAnsi"/>
                <w:sz w:val="20"/>
                <w:szCs w:val="20"/>
              </w:rPr>
            </w:pPr>
            <w:commentRangeStart w:id="36"/>
            <w:r w:rsidRPr="00E45913">
              <w:rPr>
                <w:rFonts w:ascii="Figtree" w:hAnsi="Figtree" w:cstheme="minorHAnsi"/>
                <w:sz w:val="20"/>
                <w:szCs w:val="20"/>
              </w:rPr>
              <w:t xml:space="preserve">You have to pay early repayment charges if you want to repay all or part of your lifetime mortgage during the first </w:t>
            </w:r>
            <w:r w:rsidR="002E7A9F">
              <w:rPr>
                <w:rFonts w:ascii="Figtree" w:hAnsi="Figtree" w:cstheme="minorHAnsi"/>
                <w:sz w:val="20"/>
                <w:szCs w:val="20"/>
              </w:rPr>
              <w:t>&lt;&lt;</w:t>
            </w:r>
            <w:r w:rsidR="001D0ED3">
              <w:rPr>
                <w:rFonts w:ascii="Figtree" w:hAnsi="Figtree" w:cstheme="minorHAnsi"/>
                <w:sz w:val="20"/>
                <w:szCs w:val="20"/>
              </w:rPr>
              <w:t xml:space="preserve">ERC </w:t>
            </w:r>
            <w:r w:rsidR="004005C9">
              <w:rPr>
                <w:rFonts w:ascii="Figtree" w:hAnsi="Figtree" w:cstheme="minorHAnsi"/>
                <w:sz w:val="20"/>
                <w:szCs w:val="20"/>
              </w:rPr>
              <w:t>LENGTH</w:t>
            </w:r>
            <w:r w:rsidR="00115951">
              <w:rPr>
                <w:rFonts w:ascii="Figtree" w:hAnsi="Figtree" w:cstheme="minorHAnsi"/>
                <w:sz w:val="20"/>
                <w:szCs w:val="20"/>
              </w:rPr>
              <w:t>&gt;&gt;</w:t>
            </w:r>
            <w:r w:rsidRPr="00E45913">
              <w:rPr>
                <w:rFonts w:ascii="Figtree" w:hAnsi="Figtree" w:cstheme="minorHAnsi"/>
                <w:sz w:val="20"/>
                <w:szCs w:val="20"/>
              </w:rPr>
              <w:t xml:space="preserve"> years after the start of the mortgage for reasons other than those shown below.</w:t>
            </w:r>
          </w:p>
          <w:p w14:paraId="025D292F" w14:textId="43EA4ECE" w:rsidR="00336C60" w:rsidRDefault="00336C60" w:rsidP="00A07605">
            <w:pPr>
              <w:autoSpaceDE w:val="0"/>
              <w:autoSpaceDN w:val="0"/>
              <w:adjustRightInd w:val="0"/>
              <w:spacing w:after="0" w:line="240" w:lineRule="auto"/>
              <w:rPr>
                <w:ins w:id="37" w:author="Cleo Diggins" w:date="2025-11-13T09:37:00Z" w16du:dateUtc="2025-11-13T09:37:00Z"/>
                <w:rFonts w:ascii="Figtree" w:hAnsi="Figtree" w:cstheme="minorHAnsi"/>
                <w:sz w:val="20"/>
                <w:szCs w:val="20"/>
              </w:rPr>
            </w:pPr>
          </w:p>
          <w:p w14:paraId="54679C16" w14:textId="594C03C2" w:rsidR="00A07605" w:rsidRPr="00E45913" w:rsidRDefault="00A07605" w:rsidP="00A07605">
            <w:pPr>
              <w:autoSpaceDE w:val="0"/>
              <w:autoSpaceDN w:val="0"/>
              <w:adjustRightInd w:val="0"/>
              <w:spacing w:after="0" w:line="240" w:lineRule="auto"/>
              <w:rPr>
                <w:rFonts w:ascii="Figtree" w:hAnsi="Figtree" w:cstheme="minorHAnsi"/>
                <w:sz w:val="20"/>
                <w:szCs w:val="20"/>
              </w:rPr>
            </w:pPr>
            <w:r w:rsidRPr="00E45913">
              <w:rPr>
                <w:rFonts w:ascii="Figtree" w:hAnsi="Figtree" w:cstheme="minorHAnsi"/>
                <w:sz w:val="20"/>
                <w:szCs w:val="20"/>
              </w:rPr>
              <w:t xml:space="preserve"> The following cash examples show the early repayment charges you would have to pay if the </w:t>
            </w:r>
            <w:r w:rsidR="00E706B9">
              <w:rPr>
                <w:rFonts w:ascii="Figtree" w:hAnsi="Figtree" w:cstheme="minorHAnsi"/>
                <w:sz w:val="20"/>
                <w:szCs w:val="20"/>
              </w:rPr>
              <w:t>&lt;&lt;</w:t>
            </w:r>
            <w:r w:rsidR="002A2369">
              <w:rPr>
                <w:rFonts w:ascii="Figtree" w:hAnsi="Figtree" w:cstheme="minorHAnsi"/>
                <w:sz w:val="20"/>
                <w:szCs w:val="20"/>
              </w:rPr>
              <w:t>INITIAL ADVANCE</w:t>
            </w:r>
            <w:r w:rsidR="00E706B9">
              <w:rPr>
                <w:rFonts w:ascii="Figtree" w:hAnsi="Figtree" w:cstheme="minorHAnsi"/>
                <w:sz w:val="20"/>
                <w:szCs w:val="20"/>
              </w:rPr>
              <w:t>&gt;&gt;</w:t>
            </w:r>
            <w:commentRangeStart w:id="38"/>
            <w:commentRangeStart w:id="39"/>
            <w:r w:rsidRPr="00E45913">
              <w:rPr>
                <w:rFonts w:ascii="Figtree" w:hAnsi="Figtree" w:cstheme="minorHAnsi"/>
                <w:sz w:val="20"/>
                <w:szCs w:val="20"/>
              </w:rPr>
              <w:t xml:space="preserve"> </w:t>
            </w:r>
            <w:commentRangeEnd w:id="38"/>
            <w:r w:rsidR="00565AE2" w:rsidRPr="00E45913">
              <w:rPr>
                <w:rStyle w:val="CommentReference"/>
                <w:rFonts w:ascii="Figtree" w:hAnsi="Figtree" w:cstheme="minorHAnsi"/>
                <w:sz w:val="20"/>
                <w:szCs w:val="20"/>
              </w:rPr>
              <w:commentReference w:id="38"/>
            </w:r>
            <w:commentRangeEnd w:id="39"/>
            <w:r w:rsidR="00402B18" w:rsidRPr="00E45913">
              <w:rPr>
                <w:rStyle w:val="CommentReference"/>
                <w:rFonts w:ascii="Figtree" w:hAnsi="Figtree" w:cstheme="minorHAnsi"/>
                <w:sz w:val="20"/>
                <w:szCs w:val="20"/>
              </w:rPr>
              <w:commentReference w:id="39"/>
            </w:r>
            <w:r w:rsidRPr="00E45913">
              <w:rPr>
                <w:rFonts w:ascii="Figtree" w:hAnsi="Figtree" w:cstheme="minorHAnsi"/>
                <w:sz w:val="20"/>
                <w:szCs w:val="20"/>
              </w:rPr>
              <w:t xml:space="preserve">loan was repaid in full. </w:t>
            </w:r>
            <w:commentRangeStart w:id="40"/>
            <w:commentRangeStart w:id="41"/>
            <w:r w:rsidRPr="00E45913">
              <w:rPr>
                <w:rFonts w:ascii="Figtree" w:hAnsi="Figtree" w:cstheme="minorHAnsi"/>
                <w:sz w:val="20"/>
                <w:szCs w:val="20"/>
              </w:rPr>
              <w:t xml:space="preserve">Each additional cash advance will attract its own early repayment charge as set out in the Offer we give you for that cash advance. </w:t>
            </w:r>
            <w:commentRangeEnd w:id="40"/>
            <w:r w:rsidRPr="00E45913">
              <w:rPr>
                <w:rStyle w:val="CommentReference"/>
                <w:rFonts w:ascii="Figtree" w:hAnsi="Figtree" w:cstheme="minorHAnsi"/>
                <w:sz w:val="20"/>
                <w:szCs w:val="20"/>
              </w:rPr>
              <w:commentReference w:id="40"/>
            </w:r>
            <w:commentRangeEnd w:id="41"/>
            <w:r w:rsidR="00B04D9F" w:rsidRPr="00E45913">
              <w:rPr>
                <w:rStyle w:val="CommentReference"/>
                <w:rFonts w:ascii="Figtree" w:hAnsi="Figtree" w:cstheme="minorHAnsi"/>
                <w:sz w:val="20"/>
                <w:szCs w:val="20"/>
              </w:rPr>
              <w:commentReference w:id="41"/>
            </w:r>
          </w:p>
          <w:p w14:paraId="25DBE4A4" w14:textId="77777777" w:rsidR="00A07605" w:rsidRPr="00E45913" w:rsidRDefault="00A07605" w:rsidP="00A07605">
            <w:pPr>
              <w:autoSpaceDE w:val="0"/>
              <w:autoSpaceDN w:val="0"/>
              <w:adjustRightInd w:val="0"/>
              <w:spacing w:after="0" w:line="240" w:lineRule="auto"/>
              <w:rPr>
                <w:rFonts w:ascii="Figtree" w:hAnsi="Figtree" w:cs="Arial"/>
                <w:b/>
                <w:sz w:val="20"/>
                <w:szCs w:val="20"/>
                <w:highlight w:val="lightGray"/>
              </w:rPr>
            </w:pPr>
          </w:p>
          <w:tbl>
            <w:tblPr>
              <w:tblW w:w="8472" w:type="dxa"/>
              <w:jc w:val="center"/>
              <w:tblLayout w:type="fixed"/>
              <w:tblLook w:val="04A0" w:firstRow="1" w:lastRow="0" w:firstColumn="1" w:lastColumn="0" w:noHBand="0" w:noVBand="1"/>
            </w:tblPr>
            <w:tblGrid>
              <w:gridCol w:w="2118"/>
              <w:gridCol w:w="2118"/>
              <w:gridCol w:w="2118"/>
              <w:gridCol w:w="2118"/>
            </w:tblGrid>
            <w:tr w:rsidR="00A07605" w:rsidRPr="00E45913" w14:paraId="65CEBC8E" w14:textId="77777777" w:rsidTr="00564CD5">
              <w:trPr>
                <w:trHeight w:val="782"/>
                <w:jc w:val="center"/>
              </w:trPr>
              <w:tc>
                <w:tcPr>
                  <w:tcW w:w="2118" w:type="dxa"/>
                  <w:tcBorders>
                    <w:top w:val="single" w:sz="4" w:space="0" w:color="auto"/>
                    <w:left w:val="single" w:sz="4" w:space="0" w:color="auto"/>
                    <w:bottom w:val="single" w:sz="4" w:space="0" w:color="auto"/>
                    <w:right w:val="single" w:sz="4" w:space="0" w:color="auto"/>
                  </w:tcBorders>
                  <w:vAlign w:val="center"/>
                  <w:hideMark/>
                </w:tcPr>
                <w:p w14:paraId="400450EF" w14:textId="77777777" w:rsidR="00A07605" w:rsidRDefault="00A07605" w:rsidP="00A07605">
                  <w:pPr>
                    <w:autoSpaceDE w:val="0"/>
                    <w:autoSpaceDN w:val="0"/>
                    <w:adjustRightInd w:val="0"/>
                    <w:spacing w:after="0" w:line="240" w:lineRule="auto"/>
                    <w:jc w:val="center"/>
                    <w:rPr>
                      <w:ins w:id="42" w:author="Lucy Knowles" w:date="2026-02-24T17:23:00Z" w16du:dateUtc="2026-02-24T17:23:00Z"/>
                      <w:rFonts w:ascii="Figtree" w:hAnsi="Figtree" w:cs="Arial"/>
                      <w:b/>
                      <w:sz w:val="20"/>
                      <w:szCs w:val="20"/>
                    </w:rPr>
                  </w:pPr>
                  <w:commentRangeStart w:id="43"/>
                  <w:commentRangeStart w:id="44"/>
                  <w:r w:rsidRPr="00E45913">
                    <w:rPr>
                      <w:rFonts w:ascii="Figtree" w:hAnsi="Figtree" w:cs="Arial"/>
                      <w:b/>
                      <w:sz w:val="20"/>
                      <w:szCs w:val="20"/>
                    </w:rPr>
                    <w:t>When repaid</w:t>
                  </w:r>
                  <w:commentRangeEnd w:id="43"/>
                  <w:r w:rsidR="00E77B7E">
                    <w:rPr>
                      <w:rStyle w:val="CommentReference"/>
                      <w:rFonts w:ascii="Figtree" w:hAnsi="Figtree" w:cs="Arial"/>
                      <w:b/>
                      <w:sz w:val="20"/>
                      <w:szCs w:val="20"/>
                    </w:rPr>
                    <w:commentReference w:id="43"/>
                  </w:r>
                  <w:commentRangeEnd w:id="44"/>
                  <w:r w:rsidR="00A57585">
                    <w:rPr>
                      <w:rStyle w:val="CommentReference"/>
                      <w:rFonts w:ascii="Figtree" w:hAnsi="Figtree" w:cs="Arial"/>
                      <w:b/>
                      <w:sz w:val="20"/>
                      <w:szCs w:val="20"/>
                    </w:rPr>
                    <w:commentReference w:id="44"/>
                  </w:r>
                </w:p>
                <w:p w14:paraId="7FDF2996" w14:textId="200B154A" w:rsidR="00A37DD4" w:rsidRPr="00E45913" w:rsidRDefault="00E706B9" w:rsidP="00A07605">
                  <w:pPr>
                    <w:autoSpaceDE w:val="0"/>
                    <w:autoSpaceDN w:val="0"/>
                    <w:adjustRightInd w:val="0"/>
                    <w:spacing w:after="0" w:line="240" w:lineRule="auto"/>
                    <w:jc w:val="center"/>
                    <w:rPr>
                      <w:rFonts w:ascii="Figtree" w:hAnsi="Figtree" w:cs="Arial"/>
                      <w:b/>
                      <w:sz w:val="20"/>
                      <w:szCs w:val="20"/>
                    </w:rPr>
                  </w:pPr>
                  <w:r>
                    <w:rPr>
                      <w:rFonts w:ascii="Figtree" w:hAnsi="Figtree" w:cs="Arial"/>
                      <w:b/>
                      <w:sz w:val="20"/>
                      <w:szCs w:val="20"/>
                    </w:rPr>
                    <w:t>&lt;&lt;</w:t>
                  </w:r>
                  <w:r w:rsidR="004911EA">
                    <w:rPr>
                      <w:rFonts w:ascii="Figtree" w:hAnsi="Figtree" w:cs="Arial"/>
                      <w:b/>
                      <w:sz w:val="20"/>
                      <w:szCs w:val="20"/>
                    </w:rPr>
                    <w:t>ERC YEAR</w:t>
                  </w:r>
                  <w:r>
                    <w:rPr>
                      <w:rFonts w:ascii="Figtree" w:hAnsi="Figtree" w:cs="Arial"/>
                      <w:b/>
                      <w:sz w:val="20"/>
                      <w:szCs w:val="20"/>
                    </w:rPr>
                    <w:t>&gt;&gt;</w:t>
                  </w:r>
                </w:p>
              </w:tc>
              <w:tc>
                <w:tcPr>
                  <w:tcW w:w="2118" w:type="dxa"/>
                  <w:tcBorders>
                    <w:top w:val="single" w:sz="4" w:space="0" w:color="auto"/>
                    <w:left w:val="nil"/>
                    <w:bottom w:val="single" w:sz="4" w:space="0" w:color="auto"/>
                    <w:right w:val="single" w:sz="4" w:space="0" w:color="auto"/>
                  </w:tcBorders>
                  <w:vAlign w:val="center"/>
                  <w:hideMark/>
                </w:tcPr>
                <w:p w14:paraId="4E11EB26" w14:textId="77777777" w:rsidR="00A07605" w:rsidRDefault="00A07605" w:rsidP="00A07605">
                  <w:pPr>
                    <w:autoSpaceDE w:val="0"/>
                    <w:autoSpaceDN w:val="0"/>
                    <w:adjustRightInd w:val="0"/>
                    <w:spacing w:after="0" w:line="240" w:lineRule="auto"/>
                    <w:jc w:val="center"/>
                    <w:rPr>
                      <w:ins w:id="45" w:author="Lucy Knowles" w:date="2026-02-24T17:23:00Z" w16du:dateUtc="2026-02-24T17:23:00Z"/>
                      <w:rFonts w:ascii="Figtree" w:hAnsi="Figtree" w:cs="Arial"/>
                      <w:b/>
                      <w:sz w:val="20"/>
                      <w:szCs w:val="20"/>
                    </w:rPr>
                  </w:pPr>
                  <w:r w:rsidRPr="00E45913">
                    <w:rPr>
                      <w:rFonts w:ascii="Figtree" w:hAnsi="Figtree" w:cs="Arial"/>
                      <w:b/>
                      <w:sz w:val="20"/>
                      <w:szCs w:val="20"/>
                    </w:rPr>
                    <w:t>Early repayment charge as % of the sum repaid</w:t>
                  </w:r>
                </w:p>
                <w:p w14:paraId="2F4B60AB" w14:textId="46206DF0" w:rsidR="004911EA" w:rsidRPr="00E45913" w:rsidRDefault="00805AD3" w:rsidP="00A07605">
                  <w:pPr>
                    <w:autoSpaceDE w:val="0"/>
                    <w:autoSpaceDN w:val="0"/>
                    <w:adjustRightInd w:val="0"/>
                    <w:spacing w:after="0" w:line="240" w:lineRule="auto"/>
                    <w:jc w:val="center"/>
                    <w:rPr>
                      <w:rFonts w:ascii="Figtree" w:hAnsi="Figtree" w:cs="Arial"/>
                      <w:b/>
                      <w:sz w:val="20"/>
                      <w:szCs w:val="20"/>
                    </w:rPr>
                  </w:pPr>
                  <w:r>
                    <w:rPr>
                      <w:rFonts w:ascii="Figtree" w:hAnsi="Figtree" w:cs="Arial"/>
                      <w:b/>
                      <w:sz w:val="20"/>
                      <w:szCs w:val="20"/>
                    </w:rPr>
                    <w:t>&lt;&lt;</w:t>
                  </w:r>
                  <w:r w:rsidR="004911EA">
                    <w:rPr>
                      <w:rFonts w:ascii="Figtree" w:hAnsi="Figtree" w:cs="Arial"/>
                      <w:b/>
                      <w:sz w:val="20"/>
                      <w:szCs w:val="20"/>
                    </w:rPr>
                    <w:t>ERC PERCENTAGE</w:t>
                  </w:r>
                  <w:r>
                    <w:rPr>
                      <w:rFonts w:ascii="Figtree" w:hAnsi="Figtree" w:cs="Arial"/>
                      <w:b/>
                      <w:sz w:val="20"/>
                      <w:szCs w:val="20"/>
                    </w:rPr>
                    <w:t>&gt;&gt;</w:t>
                  </w:r>
                </w:p>
              </w:tc>
              <w:tc>
                <w:tcPr>
                  <w:tcW w:w="2118" w:type="dxa"/>
                  <w:tcBorders>
                    <w:top w:val="single" w:sz="4" w:space="0" w:color="auto"/>
                    <w:left w:val="nil"/>
                    <w:bottom w:val="single" w:sz="4" w:space="0" w:color="auto"/>
                    <w:right w:val="single" w:sz="4" w:space="0" w:color="auto"/>
                  </w:tcBorders>
                </w:tcPr>
                <w:p w14:paraId="7E81AD4F" w14:textId="77777777" w:rsidR="00A07605" w:rsidRDefault="00A07605" w:rsidP="00A07605">
                  <w:pPr>
                    <w:autoSpaceDE w:val="0"/>
                    <w:autoSpaceDN w:val="0"/>
                    <w:adjustRightInd w:val="0"/>
                    <w:spacing w:after="0" w:line="240" w:lineRule="auto"/>
                    <w:jc w:val="center"/>
                    <w:rPr>
                      <w:ins w:id="46" w:author="Lucy Knowles" w:date="2026-02-24T17:23:00Z" w16du:dateUtc="2026-02-24T17:23:00Z"/>
                      <w:rFonts w:ascii="Figtree" w:hAnsi="Figtree" w:cs="Arial"/>
                      <w:b/>
                      <w:sz w:val="20"/>
                      <w:szCs w:val="20"/>
                    </w:rPr>
                  </w:pPr>
                  <w:r w:rsidRPr="00E45913">
                    <w:rPr>
                      <w:rFonts w:ascii="Figtree" w:hAnsi="Figtree" w:cs="Arial"/>
                      <w:b/>
                      <w:sz w:val="20"/>
                      <w:szCs w:val="20"/>
                    </w:rPr>
                    <w:t>What you will owe at the end of the year (£)</w:t>
                  </w:r>
                </w:p>
                <w:p w14:paraId="79C85FA7" w14:textId="1A0058BE" w:rsidR="004911EA" w:rsidRPr="00E45913" w:rsidRDefault="00805AD3" w:rsidP="00A07605">
                  <w:pPr>
                    <w:autoSpaceDE w:val="0"/>
                    <w:autoSpaceDN w:val="0"/>
                    <w:adjustRightInd w:val="0"/>
                    <w:spacing w:after="0" w:line="240" w:lineRule="auto"/>
                    <w:jc w:val="center"/>
                    <w:rPr>
                      <w:rFonts w:ascii="Figtree" w:hAnsi="Figtree" w:cs="Arial"/>
                      <w:b/>
                      <w:sz w:val="20"/>
                      <w:szCs w:val="20"/>
                    </w:rPr>
                  </w:pPr>
                  <w:r>
                    <w:rPr>
                      <w:rFonts w:ascii="Figtree" w:hAnsi="Figtree" w:cs="Arial"/>
                      <w:b/>
                      <w:sz w:val="20"/>
                      <w:szCs w:val="20"/>
                    </w:rPr>
                    <w:t>&lt;&lt;</w:t>
                  </w:r>
                  <w:r w:rsidR="00D236E4">
                    <w:rPr>
                      <w:rFonts w:ascii="Figtree" w:hAnsi="Figtree" w:cs="Arial"/>
                      <w:b/>
                      <w:sz w:val="20"/>
                      <w:szCs w:val="20"/>
                    </w:rPr>
                    <w:t>ANNUAL</w:t>
                  </w:r>
                  <w:r w:rsidR="004911EA">
                    <w:rPr>
                      <w:rFonts w:ascii="Figtree" w:hAnsi="Figtree" w:cs="Arial"/>
                      <w:b/>
                      <w:sz w:val="20"/>
                      <w:szCs w:val="20"/>
                    </w:rPr>
                    <w:t xml:space="preserve"> AMOUNT OWED</w:t>
                  </w:r>
                  <w:r>
                    <w:rPr>
                      <w:rFonts w:ascii="Figtree" w:hAnsi="Figtree" w:cs="Arial"/>
                      <w:b/>
                      <w:sz w:val="20"/>
                      <w:szCs w:val="20"/>
                    </w:rPr>
                    <w:t>&gt;&gt;</w:t>
                  </w:r>
                </w:p>
              </w:tc>
              <w:tc>
                <w:tcPr>
                  <w:tcW w:w="2118" w:type="dxa"/>
                  <w:tcBorders>
                    <w:top w:val="single" w:sz="4" w:space="0" w:color="auto"/>
                    <w:left w:val="single" w:sz="4" w:space="0" w:color="auto"/>
                    <w:bottom w:val="single" w:sz="4" w:space="0" w:color="auto"/>
                    <w:right w:val="single" w:sz="4" w:space="0" w:color="auto"/>
                  </w:tcBorders>
                  <w:vAlign w:val="center"/>
                </w:tcPr>
                <w:p w14:paraId="170A7A37" w14:textId="77777777" w:rsidR="00A07605" w:rsidRPr="00E45913" w:rsidRDefault="00A07605" w:rsidP="00A07605">
                  <w:pPr>
                    <w:autoSpaceDE w:val="0"/>
                    <w:autoSpaceDN w:val="0"/>
                    <w:adjustRightInd w:val="0"/>
                    <w:spacing w:after="0" w:line="240" w:lineRule="auto"/>
                    <w:jc w:val="center"/>
                    <w:rPr>
                      <w:rFonts w:ascii="Figtree" w:hAnsi="Figtree" w:cs="Arial"/>
                      <w:b/>
                      <w:sz w:val="20"/>
                      <w:szCs w:val="20"/>
                    </w:rPr>
                  </w:pPr>
                  <w:r w:rsidRPr="00E45913">
                    <w:rPr>
                      <w:rFonts w:ascii="Figtree" w:hAnsi="Figtree" w:cs="Arial"/>
                      <w:b/>
                      <w:sz w:val="20"/>
                      <w:szCs w:val="20"/>
                    </w:rPr>
                    <w:t>Maximum Early Repayment Charge</w:t>
                  </w:r>
                </w:p>
                <w:p w14:paraId="4FFED371" w14:textId="77777777" w:rsidR="00A07605" w:rsidRDefault="00A07605" w:rsidP="00A07605">
                  <w:pPr>
                    <w:autoSpaceDE w:val="0"/>
                    <w:autoSpaceDN w:val="0"/>
                    <w:adjustRightInd w:val="0"/>
                    <w:spacing w:after="0" w:line="240" w:lineRule="auto"/>
                    <w:jc w:val="center"/>
                    <w:rPr>
                      <w:ins w:id="47" w:author="Lucy Knowles" w:date="2026-02-24T17:24:00Z" w16du:dateUtc="2026-02-24T17:24:00Z"/>
                      <w:rFonts w:ascii="Figtree" w:hAnsi="Figtree" w:cs="Arial"/>
                      <w:b/>
                      <w:sz w:val="20"/>
                      <w:szCs w:val="20"/>
                    </w:rPr>
                  </w:pPr>
                  <w:r w:rsidRPr="00E45913">
                    <w:rPr>
                      <w:rFonts w:ascii="Figtree" w:hAnsi="Figtree" w:cs="Arial"/>
                      <w:b/>
                      <w:sz w:val="20"/>
                      <w:szCs w:val="20"/>
                    </w:rPr>
                    <w:t>(£)</w:t>
                  </w:r>
                </w:p>
                <w:p w14:paraId="07FF3CDE" w14:textId="73D264B5" w:rsidR="004911EA" w:rsidRPr="00E45913" w:rsidRDefault="00805AD3" w:rsidP="00A07605">
                  <w:pPr>
                    <w:autoSpaceDE w:val="0"/>
                    <w:autoSpaceDN w:val="0"/>
                    <w:adjustRightInd w:val="0"/>
                    <w:spacing w:after="0" w:line="240" w:lineRule="auto"/>
                    <w:jc w:val="center"/>
                    <w:rPr>
                      <w:rFonts w:ascii="Figtree" w:hAnsi="Figtree" w:cs="Arial"/>
                      <w:b/>
                      <w:sz w:val="20"/>
                      <w:szCs w:val="20"/>
                    </w:rPr>
                  </w:pPr>
                  <w:r>
                    <w:rPr>
                      <w:rFonts w:ascii="Figtree" w:hAnsi="Figtree" w:cs="Arial"/>
                      <w:b/>
                      <w:sz w:val="20"/>
                      <w:szCs w:val="20"/>
                    </w:rPr>
                    <w:t>&lt;&lt;</w:t>
                  </w:r>
                  <w:r w:rsidR="00D236E4">
                    <w:rPr>
                      <w:rFonts w:ascii="Figtree" w:hAnsi="Figtree" w:cs="Arial"/>
                      <w:b/>
                      <w:sz w:val="20"/>
                      <w:szCs w:val="20"/>
                    </w:rPr>
                    <w:t>ANNUAL</w:t>
                  </w:r>
                  <w:r w:rsidR="00B85C7B">
                    <w:rPr>
                      <w:rFonts w:ascii="Figtree" w:hAnsi="Figtree" w:cs="Arial"/>
                      <w:b/>
                      <w:sz w:val="20"/>
                      <w:szCs w:val="20"/>
                    </w:rPr>
                    <w:t xml:space="preserve"> ERC AMOUNT</w:t>
                  </w:r>
                  <w:r>
                    <w:rPr>
                      <w:rFonts w:ascii="Figtree" w:hAnsi="Figtree" w:cs="Arial"/>
                      <w:b/>
                      <w:sz w:val="20"/>
                      <w:szCs w:val="20"/>
                    </w:rPr>
                    <w:t>&gt;&gt;</w:t>
                  </w:r>
                </w:p>
              </w:tc>
            </w:tr>
            <w:tr w:rsidR="00A07605" w:rsidRPr="00E45913" w14:paraId="5336A114" w14:textId="77777777" w:rsidTr="00564CD5">
              <w:trPr>
                <w:trHeight w:val="300"/>
                <w:jc w:val="center"/>
              </w:trPr>
              <w:tc>
                <w:tcPr>
                  <w:tcW w:w="2118" w:type="dxa"/>
                  <w:tcBorders>
                    <w:top w:val="nil"/>
                    <w:left w:val="single" w:sz="4" w:space="0" w:color="auto"/>
                    <w:bottom w:val="single" w:sz="4" w:space="0" w:color="auto"/>
                    <w:right w:val="single" w:sz="4" w:space="0" w:color="auto"/>
                  </w:tcBorders>
                  <w:noWrap/>
                  <w:vAlign w:val="center"/>
                  <w:hideMark/>
                </w:tcPr>
                <w:p w14:paraId="47247E5C" w14:textId="7F86619D" w:rsidR="00A07605" w:rsidRPr="00E45913" w:rsidRDefault="00A07605" w:rsidP="00A07605">
                  <w:pPr>
                    <w:autoSpaceDE w:val="0"/>
                    <w:autoSpaceDN w:val="0"/>
                    <w:adjustRightInd w:val="0"/>
                    <w:spacing w:after="0" w:line="240" w:lineRule="auto"/>
                    <w:jc w:val="center"/>
                    <w:rPr>
                      <w:rFonts w:ascii="Figtree" w:hAnsi="Figtree" w:cs="Arial"/>
                      <w:sz w:val="20"/>
                      <w:szCs w:val="20"/>
                    </w:rPr>
                  </w:pPr>
                  <w:r w:rsidRPr="00E45913">
                    <w:rPr>
                      <w:rFonts w:ascii="Figtree" w:hAnsi="Figtree" w:cs="Arial"/>
                      <w:sz w:val="20"/>
                      <w:szCs w:val="20"/>
                    </w:rPr>
                    <w:t>Year 1</w:t>
                  </w:r>
                </w:p>
              </w:tc>
              <w:tc>
                <w:tcPr>
                  <w:tcW w:w="2118" w:type="dxa"/>
                  <w:tcBorders>
                    <w:top w:val="nil"/>
                    <w:left w:val="nil"/>
                    <w:bottom w:val="single" w:sz="4" w:space="0" w:color="auto"/>
                    <w:right w:val="single" w:sz="4" w:space="0" w:color="auto"/>
                  </w:tcBorders>
                  <w:noWrap/>
                  <w:vAlign w:val="center"/>
                  <w:hideMark/>
                </w:tcPr>
                <w:p w14:paraId="5E10630A"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r w:rsidRPr="00E45913">
                    <w:rPr>
                      <w:rFonts w:ascii="Figtree" w:hAnsi="Figtree" w:cs="Arial"/>
                      <w:sz w:val="20"/>
                      <w:szCs w:val="20"/>
                    </w:rPr>
                    <w:t>8.00%</w:t>
                  </w:r>
                </w:p>
              </w:tc>
              <w:tc>
                <w:tcPr>
                  <w:tcW w:w="2118" w:type="dxa"/>
                  <w:tcBorders>
                    <w:top w:val="single" w:sz="4" w:space="0" w:color="auto"/>
                    <w:left w:val="nil"/>
                    <w:bottom w:val="single" w:sz="4" w:space="0" w:color="auto"/>
                    <w:right w:val="single" w:sz="4" w:space="0" w:color="auto"/>
                  </w:tcBorders>
                </w:tcPr>
                <w:p w14:paraId="35B46BBF"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p>
              </w:tc>
              <w:tc>
                <w:tcPr>
                  <w:tcW w:w="2118" w:type="dxa"/>
                  <w:tcBorders>
                    <w:top w:val="nil"/>
                    <w:left w:val="single" w:sz="4" w:space="0" w:color="auto"/>
                    <w:bottom w:val="single" w:sz="4" w:space="0" w:color="auto"/>
                    <w:right w:val="single" w:sz="4" w:space="0" w:color="auto"/>
                  </w:tcBorders>
                  <w:vAlign w:val="center"/>
                </w:tcPr>
                <w:p w14:paraId="6596548D"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p>
              </w:tc>
            </w:tr>
            <w:tr w:rsidR="00A07605" w:rsidRPr="00E45913" w14:paraId="2CA0683C" w14:textId="77777777" w:rsidTr="00564CD5">
              <w:trPr>
                <w:trHeight w:val="300"/>
                <w:jc w:val="center"/>
              </w:trPr>
              <w:tc>
                <w:tcPr>
                  <w:tcW w:w="2118" w:type="dxa"/>
                  <w:tcBorders>
                    <w:top w:val="nil"/>
                    <w:left w:val="single" w:sz="4" w:space="0" w:color="auto"/>
                    <w:bottom w:val="single" w:sz="4" w:space="0" w:color="auto"/>
                    <w:right w:val="single" w:sz="4" w:space="0" w:color="auto"/>
                  </w:tcBorders>
                  <w:noWrap/>
                  <w:vAlign w:val="center"/>
                  <w:hideMark/>
                </w:tcPr>
                <w:p w14:paraId="71CE5FC5"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r w:rsidRPr="00E45913">
                    <w:rPr>
                      <w:rFonts w:ascii="Figtree" w:hAnsi="Figtree" w:cs="Arial"/>
                      <w:sz w:val="20"/>
                      <w:szCs w:val="20"/>
                    </w:rPr>
                    <w:t>Year 2</w:t>
                  </w:r>
                </w:p>
              </w:tc>
              <w:tc>
                <w:tcPr>
                  <w:tcW w:w="2118" w:type="dxa"/>
                  <w:tcBorders>
                    <w:top w:val="nil"/>
                    <w:left w:val="nil"/>
                    <w:bottom w:val="single" w:sz="4" w:space="0" w:color="auto"/>
                    <w:right w:val="single" w:sz="4" w:space="0" w:color="auto"/>
                  </w:tcBorders>
                  <w:noWrap/>
                  <w:vAlign w:val="center"/>
                  <w:hideMark/>
                </w:tcPr>
                <w:p w14:paraId="153CEACD"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r w:rsidRPr="00E45913">
                    <w:rPr>
                      <w:rFonts w:ascii="Figtree" w:hAnsi="Figtree" w:cs="Arial"/>
                      <w:sz w:val="20"/>
                      <w:szCs w:val="20"/>
                    </w:rPr>
                    <w:t>7.00%</w:t>
                  </w:r>
                </w:p>
              </w:tc>
              <w:tc>
                <w:tcPr>
                  <w:tcW w:w="2118" w:type="dxa"/>
                  <w:tcBorders>
                    <w:top w:val="single" w:sz="4" w:space="0" w:color="auto"/>
                    <w:left w:val="nil"/>
                    <w:bottom w:val="single" w:sz="4" w:space="0" w:color="auto"/>
                    <w:right w:val="single" w:sz="4" w:space="0" w:color="auto"/>
                  </w:tcBorders>
                </w:tcPr>
                <w:p w14:paraId="5D08730B"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p>
              </w:tc>
              <w:tc>
                <w:tcPr>
                  <w:tcW w:w="2118" w:type="dxa"/>
                  <w:tcBorders>
                    <w:top w:val="nil"/>
                    <w:left w:val="single" w:sz="4" w:space="0" w:color="auto"/>
                    <w:bottom w:val="single" w:sz="4" w:space="0" w:color="auto"/>
                    <w:right w:val="single" w:sz="4" w:space="0" w:color="auto"/>
                  </w:tcBorders>
                  <w:vAlign w:val="center"/>
                </w:tcPr>
                <w:p w14:paraId="28324C28"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p>
              </w:tc>
            </w:tr>
            <w:tr w:rsidR="00A07605" w:rsidRPr="00E45913" w14:paraId="6A391E1C" w14:textId="77777777" w:rsidTr="00564CD5">
              <w:trPr>
                <w:trHeight w:val="300"/>
                <w:jc w:val="center"/>
              </w:trPr>
              <w:tc>
                <w:tcPr>
                  <w:tcW w:w="2118" w:type="dxa"/>
                  <w:tcBorders>
                    <w:top w:val="single" w:sz="4" w:space="0" w:color="auto"/>
                    <w:left w:val="single" w:sz="4" w:space="0" w:color="auto"/>
                    <w:bottom w:val="single" w:sz="4" w:space="0" w:color="auto"/>
                    <w:right w:val="single" w:sz="4" w:space="0" w:color="auto"/>
                  </w:tcBorders>
                  <w:noWrap/>
                  <w:vAlign w:val="center"/>
                  <w:hideMark/>
                </w:tcPr>
                <w:p w14:paraId="20CB8723"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r w:rsidRPr="00E45913">
                    <w:rPr>
                      <w:rFonts w:ascii="Figtree" w:hAnsi="Figtree" w:cs="Arial"/>
                      <w:sz w:val="20"/>
                      <w:szCs w:val="20"/>
                    </w:rPr>
                    <w:t>Year 3</w:t>
                  </w:r>
                </w:p>
              </w:tc>
              <w:tc>
                <w:tcPr>
                  <w:tcW w:w="2118" w:type="dxa"/>
                  <w:tcBorders>
                    <w:top w:val="single" w:sz="4" w:space="0" w:color="auto"/>
                    <w:left w:val="nil"/>
                    <w:bottom w:val="single" w:sz="4" w:space="0" w:color="auto"/>
                    <w:right w:val="single" w:sz="4" w:space="0" w:color="auto"/>
                  </w:tcBorders>
                  <w:noWrap/>
                  <w:vAlign w:val="center"/>
                  <w:hideMark/>
                </w:tcPr>
                <w:p w14:paraId="3B0C0C2D"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r w:rsidRPr="00E45913">
                    <w:rPr>
                      <w:rFonts w:ascii="Figtree" w:hAnsi="Figtree" w:cs="Arial"/>
                      <w:sz w:val="20"/>
                      <w:szCs w:val="20"/>
                    </w:rPr>
                    <w:t>6.00%</w:t>
                  </w:r>
                </w:p>
              </w:tc>
              <w:tc>
                <w:tcPr>
                  <w:tcW w:w="2118" w:type="dxa"/>
                  <w:tcBorders>
                    <w:top w:val="single" w:sz="4" w:space="0" w:color="auto"/>
                    <w:left w:val="nil"/>
                    <w:bottom w:val="single" w:sz="4" w:space="0" w:color="auto"/>
                    <w:right w:val="single" w:sz="4" w:space="0" w:color="auto"/>
                  </w:tcBorders>
                </w:tcPr>
                <w:p w14:paraId="583BF89B"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p>
              </w:tc>
              <w:tc>
                <w:tcPr>
                  <w:tcW w:w="2118" w:type="dxa"/>
                  <w:tcBorders>
                    <w:top w:val="single" w:sz="4" w:space="0" w:color="auto"/>
                    <w:left w:val="single" w:sz="4" w:space="0" w:color="auto"/>
                    <w:bottom w:val="single" w:sz="4" w:space="0" w:color="auto"/>
                    <w:right w:val="single" w:sz="4" w:space="0" w:color="auto"/>
                  </w:tcBorders>
                  <w:vAlign w:val="center"/>
                </w:tcPr>
                <w:p w14:paraId="0FBD3F7B"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p>
              </w:tc>
            </w:tr>
            <w:tr w:rsidR="00A07605" w:rsidRPr="00E45913" w14:paraId="2BD5BFC1" w14:textId="77777777" w:rsidTr="00564CD5">
              <w:trPr>
                <w:trHeight w:val="300"/>
                <w:jc w:val="center"/>
              </w:trPr>
              <w:tc>
                <w:tcPr>
                  <w:tcW w:w="2118" w:type="dxa"/>
                  <w:tcBorders>
                    <w:top w:val="single" w:sz="4" w:space="0" w:color="auto"/>
                    <w:left w:val="single" w:sz="4" w:space="0" w:color="auto"/>
                    <w:bottom w:val="single" w:sz="4" w:space="0" w:color="auto"/>
                    <w:right w:val="single" w:sz="4" w:space="0" w:color="auto"/>
                  </w:tcBorders>
                  <w:noWrap/>
                  <w:vAlign w:val="center"/>
                </w:tcPr>
                <w:p w14:paraId="2C44FC81"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r w:rsidRPr="00E45913">
                    <w:rPr>
                      <w:rFonts w:ascii="Figtree" w:hAnsi="Figtree" w:cs="Arial"/>
                      <w:sz w:val="20"/>
                      <w:szCs w:val="20"/>
                    </w:rPr>
                    <w:t>Year 4</w:t>
                  </w:r>
                </w:p>
              </w:tc>
              <w:tc>
                <w:tcPr>
                  <w:tcW w:w="2118" w:type="dxa"/>
                  <w:tcBorders>
                    <w:top w:val="single" w:sz="4" w:space="0" w:color="auto"/>
                    <w:left w:val="nil"/>
                    <w:bottom w:val="single" w:sz="4" w:space="0" w:color="auto"/>
                    <w:right w:val="single" w:sz="4" w:space="0" w:color="auto"/>
                  </w:tcBorders>
                  <w:noWrap/>
                  <w:vAlign w:val="center"/>
                </w:tcPr>
                <w:p w14:paraId="6D979CA7"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r w:rsidRPr="00E45913">
                    <w:rPr>
                      <w:rFonts w:ascii="Figtree" w:hAnsi="Figtree" w:cs="Arial"/>
                      <w:sz w:val="20"/>
                      <w:szCs w:val="20"/>
                    </w:rPr>
                    <w:t>5.00%</w:t>
                  </w:r>
                </w:p>
              </w:tc>
              <w:tc>
                <w:tcPr>
                  <w:tcW w:w="2118" w:type="dxa"/>
                  <w:tcBorders>
                    <w:top w:val="single" w:sz="4" w:space="0" w:color="auto"/>
                    <w:left w:val="nil"/>
                    <w:bottom w:val="single" w:sz="4" w:space="0" w:color="auto"/>
                    <w:right w:val="single" w:sz="4" w:space="0" w:color="auto"/>
                  </w:tcBorders>
                </w:tcPr>
                <w:p w14:paraId="6C61B0EB"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p>
              </w:tc>
              <w:tc>
                <w:tcPr>
                  <w:tcW w:w="2118" w:type="dxa"/>
                  <w:tcBorders>
                    <w:top w:val="single" w:sz="4" w:space="0" w:color="auto"/>
                    <w:left w:val="single" w:sz="4" w:space="0" w:color="auto"/>
                    <w:bottom w:val="single" w:sz="4" w:space="0" w:color="auto"/>
                    <w:right w:val="single" w:sz="4" w:space="0" w:color="auto"/>
                  </w:tcBorders>
                  <w:vAlign w:val="center"/>
                </w:tcPr>
                <w:p w14:paraId="7ACD2A1E"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p>
              </w:tc>
            </w:tr>
            <w:tr w:rsidR="00A07605" w:rsidRPr="00E45913" w14:paraId="352AF521" w14:textId="77777777" w:rsidTr="00564CD5">
              <w:trPr>
                <w:trHeight w:val="300"/>
                <w:jc w:val="center"/>
              </w:trPr>
              <w:tc>
                <w:tcPr>
                  <w:tcW w:w="2118" w:type="dxa"/>
                  <w:tcBorders>
                    <w:top w:val="single" w:sz="4" w:space="0" w:color="auto"/>
                    <w:left w:val="single" w:sz="4" w:space="0" w:color="auto"/>
                    <w:bottom w:val="single" w:sz="4" w:space="0" w:color="auto"/>
                    <w:right w:val="single" w:sz="4" w:space="0" w:color="auto"/>
                  </w:tcBorders>
                  <w:noWrap/>
                  <w:vAlign w:val="center"/>
                </w:tcPr>
                <w:p w14:paraId="422A1685" w14:textId="77777777" w:rsidR="00A07605" w:rsidRPr="00E45913" w:rsidDel="00DD088B" w:rsidRDefault="00A07605" w:rsidP="00A07605">
                  <w:pPr>
                    <w:autoSpaceDE w:val="0"/>
                    <w:autoSpaceDN w:val="0"/>
                    <w:adjustRightInd w:val="0"/>
                    <w:spacing w:after="0" w:line="240" w:lineRule="auto"/>
                    <w:jc w:val="center"/>
                    <w:rPr>
                      <w:rFonts w:ascii="Figtree" w:hAnsi="Figtree" w:cs="Arial"/>
                      <w:sz w:val="20"/>
                      <w:szCs w:val="20"/>
                    </w:rPr>
                  </w:pPr>
                  <w:r w:rsidRPr="00E45913">
                    <w:rPr>
                      <w:rFonts w:ascii="Figtree" w:hAnsi="Figtree" w:cs="Arial"/>
                      <w:sz w:val="20"/>
                      <w:szCs w:val="20"/>
                    </w:rPr>
                    <w:t>Year 5</w:t>
                  </w:r>
                </w:p>
              </w:tc>
              <w:tc>
                <w:tcPr>
                  <w:tcW w:w="2118" w:type="dxa"/>
                  <w:tcBorders>
                    <w:top w:val="single" w:sz="4" w:space="0" w:color="auto"/>
                    <w:left w:val="nil"/>
                    <w:bottom w:val="single" w:sz="4" w:space="0" w:color="auto"/>
                    <w:right w:val="single" w:sz="4" w:space="0" w:color="auto"/>
                  </w:tcBorders>
                  <w:noWrap/>
                  <w:vAlign w:val="center"/>
                </w:tcPr>
                <w:p w14:paraId="63AECA20"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r w:rsidRPr="00E45913">
                    <w:rPr>
                      <w:rFonts w:ascii="Figtree" w:hAnsi="Figtree" w:cs="Arial"/>
                      <w:sz w:val="20"/>
                      <w:szCs w:val="20"/>
                    </w:rPr>
                    <w:t>4.00%</w:t>
                  </w:r>
                </w:p>
              </w:tc>
              <w:tc>
                <w:tcPr>
                  <w:tcW w:w="2118" w:type="dxa"/>
                  <w:tcBorders>
                    <w:top w:val="single" w:sz="4" w:space="0" w:color="auto"/>
                    <w:left w:val="nil"/>
                    <w:bottom w:val="single" w:sz="4" w:space="0" w:color="auto"/>
                    <w:right w:val="single" w:sz="4" w:space="0" w:color="auto"/>
                  </w:tcBorders>
                </w:tcPr>
                <w:p w14:paraId="438D1759"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p>
              </w:tc>
              <w:tc>
                <w:tcPr>
                  <w:tcW w:w="2118" w:type="dxa"/>
                  <w:tcBorders>
                    <w:top w:val="single" w:sz="4" w:space="0" w:color="auto"/>
                    <w:left w:val="single" w:sz="4" w:space="0" w:color="auto"/>
                    <w:bottom w:val="single" w:sz="4" w:space="0" w:color="auto"/>
                    <w:right w:val="single" w:sz="4" w:space="0" w:color="auto"/>
                  </w:tcBorders>
                  <w:vAlign w:val="center"/>
                </w:tcPr>
                <w:p w14:paraId="16C5967D"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p>
              </w:tc>
            </w:tr>
            <w:tr w:rsidR="00A07605" w:rsidRPr="00E45913" w14:paraId="5D4AB6DD" w14:textId="77777777" w:rsidTr="00564CD5">
              <w:trPr>
                <w:trHeight w:val="300"/>
                <w:jc w:val="center"/>
              </w:trPr>
              <w:tc>
                <w:tcPr>
                  <w:tcW w:w="2118" w:type="dxa"/>
                  <w:tcBorders>
                    <w:top w:val="single" w:sz="4" w:space="0" w:color="auto"/>
                    <w:left w:val="single" w:sz="4" w:space="0" w:color="auto"/>
                    <w:bottom w:val="single" w:sz="4" w:space="0" w:color="auto"/>
                    <w:right w:val="single" w:sz="4" w:space="0" w:color="auto"/>
                  </w:tcBorders>
                  <w:noWrap/>
                  <w:vAlign w:val="center"/>
                </w:tcPr>
                <w:p w14:paraId="4C0AC3E9"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r w:rsidRPr="00E45913">
                    <w:rPr>
                      <w:rFonts w:ascii="Figtree" w:hAnsi="Figtree" w:cs="Arial"/>
                      <w:sz w:val="20"/>
                      <w:szCs w:val="20"/>
                    </w:rPr>
                    <w:t>Year 6</w:t>
                  </w:r>
                </w:p>
              </w:tc>
              <w:tc>
                <w:tcPr>
                  <w:tcW w:w="2118" w:type="dxa"/>
                  <w:tcBorders>
                    <w:top w:val="single" w:sz="4" w:space="0" w:color="auto"/>
                    <w:left w:val="nil"/>
                    <w:bottom w:val="single" w:sz="4" w:space="0" w:color="auto"/>
                    <w:right w:val="single" w:sz="4" w:space="0" w:color="auto"/>
                  </w:tcBorders>
                  <w:noWrap/>
                  <w:vAlign w:val="center"/>
                </w:tcPr>
                <w:p w14:paraId="540AA214"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r w:rsidRPr="00E45913">
                    <w:rPr>
                      <w:rFonts w:ascii="Figtree" w:hAnsi="Figtree" w:cs="Arial"/>
                      <w:sz w:val="20"/>
                      <w:szCs w:val="20"/>
                    </w:rPr>
                    <w:t>3.00%</w:t>
                  </w:r>
                </w:p>
              </w:tc>
              <w:tc>
                <w:tcPr>
                  <w:tcW w:w="2118" w:type="dxa"/>
                  <w:tcBorders>
                    <w:top w:val="single" w:sz="4" w:space="0" w:color="auto"/>
                    <w:left w:val="nil"/>
                    <w:bottom w:val="single" w:sz="4" w:space="0" w:color="auto"/>
                    <w:right w:val="single" w:sz="4" w:space="0" w:color="auto"/>
                  </w:tcBorders>
                </w:tcPr>
                <w:p w14:paraId="36F8AA57"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p>
              </w:tc>
              <w:tc>
                <w:tcPr>
                  <w:tcW w:w="2118" w:type="dxa"/>
                  <w:tcBorders>
                    <w:top w:val="single" w:sz="4" w:space="0" w:color="auto"/>
                    <w:left w:val="single" w:sz="4" w:space="0" w:color="auto"/>
                    <w:bottom w:val="single" w:sz="4" w:space="0" w:color="auto"/>
                    <w:right w:val="single" w:sz="4" w:space="0" w:color="auto"/>
                  </w:tcBorders>
                  <w:vAlign w:val="center"/>
                </w:tcPr>
                <w:p w14:paraId="7CAB939C"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p>
              </w:tc>
            </w:tr>
            <w:tr w:rsidR="00A07605" w:rsidRPr="00E45913" w14:paraId="2DF2429F" w14:textId="77777777" w:rsidTr="00564CD5">
              <w:trPr>
                <w:trHeight w:val="300"/>
                <w:jc w:val="center"/>
              </w:trPr>
              <w:tc>
                <w:tcPr>
                  <w:tcW w:w="2118" w:type="dxa"/>
                  <w:tcBorders>
                    <w:top w:val="single" w:sz="4" w:space="0" w:color="auto"/>
                    <w:left w:val="single" w:sz="4" w:space="0" w:color="auto"/>
                    <w:bottom w:val="single" w:sz="4" w:space="0" w:color="auto"/>
                    <w:right w:val="single" w:sz="4" w:space="0" w:color="auto"/>
                  </w:tcBorders>
                  <w:noWrap/>
                  <w:vAlign w:val="center"/>
                </w:tcPr>
                <w:p w14:paraId="16562B68"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r w:rsidRPr="00E45913">
                    <w:rPr>
                      <w:rFonts w:ascii="Figtree" w:hAnsi="Figtree" w:cs="Arial"/>
                      <w:sz w:val="20"/>
                      <w:szCs w:val="20"/>
                    </w:rPr>
                    <w:t>Year 7</w:t>
                  </w:r>
                </w:p>
              </w:tc>
              <w:tc>
                <w:tcPr>
                  <w:tcW w:w="2118" w:type="dxa"/>
                  <w:tcBorders>
                    <w:top w:val="single" w:sz="4" w:space="0" w:color="auto"/>
                    <w:left w:val="nil"/>
                    <w:bottom w:val="single" w:sz="4" w:space="0" w:color="auto"/>
                    <w:right w:val="single" w:sz="4" w:space="0" w:color="auto"/>
                  </w:tcBorders>
                  <w:noWrap/>
                  <w:vAlign w:val="center"/>
                </w:tcPr>
                <w:p w14:paraId="02CBF693"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r w:rsidRPr="00E45913">
                    <w:rPr>
                      <w:rFonts w:ascii="Figtree" w:hAnsi="Figtree" w:cs="Arial"/>
                      <w:sz w:val="20"/>
                      <w:szCs w:val="20"/>
                    </w:rPr>
                    <w:t>2.00%</w:t>
                  </w:r>
                </w:p>
              </w:tc>
              <w:tc>
                <w:tcPr>
                  <w:tcW w:w="2118" w:type="dxa"/>
                  <w:tcBorders>
                    <w:top w:val="single" w:sz="4" w:space="0" w:color="auto"/>
                    <w:left w:val="nil"/>
                    <w:bottom w:val="single" w:sz="4" w:space="0" w:color="auto"/>
                    <w:right w:val="single" w:sz="4" w:space="0" w:color="auto"/>
                  </w:tcBorders>
                </w:tcPr>
                <w:p w14:paraId="65BF04F2"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p>
              </w:tc>
              <w:tc>
                <w:tcPr>
                  <w:tcW w:w="2118" w:type="dxa"/>
                  <w:tcBorders>
                    <w:top w:val="single" w:sz="4" w:space="0" w:color="auto"/>
                    <w:left w:val="single" w:sz="4" w:space="0" w:color="auto"/>
                    <w:bottom w:val="single" w:sz="4" w:space="0" w:color="auto"/>
                    <w:right w:val="single" w:sz="4" w:space="0" w:color="auto"/>
                  </w:tcBorders>
                  <w:vAlign w:val="center"/>
                </w:tcPr>
                <w:p w14:paraId="6C2DA3D0"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p>
              </w:tc>
            </w:tr>
            <w:tr w:rsidR="00A07605" w:rsidRPr="00E45913" w14:paraId="0664E456" w14:textId="77777777" w:rsidTr="00564CD5">
              <w:trPr>
                <w:trHeight w:val="300"/>
                <w:jc w:val="center"/>
              </w:trPr>
              <w:tc>
                <w:tcPr>
                  <w:tcW w:w="2118" w:type="dxa"/>
                  <w:tcBorders>
                    <w:top w:val="single" w:sz="4" w:space="0" w:color="auto"/>
                    <w:left w:val="single" w:sz="4" w:space="0" w:color="auto"/>
                    <w:bottom w:val="single" w:sz="4" w:space="0" w:color="auto"/>
                    <w:right w:val="single" w:sz="4" w:space="0" w:color="auto"/>
                  </w:tcBorders>
                  <w:noWrap/>
                  <w:vAlign w:val="center"/>
                </w:tcPr>
                <w:p w14:paraId="41F2A281"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r w:rsidRPr="00E45913">
                    <w:rPr>
                      <w:rFonts w:ascii="Figtree" w:hAnsi="Figtree" w:cs="Arial"/>
                      <w:sz w:val="20"/>
                      <w:szCs w:val="20"/>
                    </w:rPr>
                    <w:t>Year 8</w:t>
                  </w:r>
                </w:p>
              </w:tc>
              <w:tc>
                <w:tcPr>
                  <w:tcW w:w="2118" w:type="dxa"/>
                  <w:tcBorders>
                    <w:top w:val="single" w:sz="4" w:space="0" w:color="auto"/>
                    <w:left w:val="nil"/>
                    <w:bottom w:val="single" w:sz="4" w:space="0" w:color="auto"/>
                    <w:right w:val="single" w:sz="4" w:space="0" w:color="auto"/>
                  </w:tcBorders>
                  <w:noWrap/>
                  <w:vAlign w:val="center"/>
                </w:tcPr>
                <w:p w14:paraId="1451196A"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r w:rsidRPr="00E45913">
                    <w:rPr>
                      <w:rFonts w:ascii="Figtree" w:hAnsi="Figtree" w:cs="Arial"/>
                      <w:sz w:val="20"/>
                      <w:szCs w:val="20"/>
                    </w:rPr>
                    <w:t>1.00%</w:t>
                  </w:r>
                </w:p>
              </w:tc>
              <w:tc>
                <w:tcPr>
                  <w:tcW w:w="2118" w:type="dxa"/>
                  <w:tcBorders>
                    <w:top w:val="single" w:sz="4" w:space="0" w:color="auto"/>
                    <w:left w:val="nil"/>
                    <w:bottom w:val="single" w:sz="4" w:space="0" w:color="auto"/>
                    <w:right w:val="single" w:sz="4" w:space="0" w:color="auto"/>
                  </w:tcBorders>
                </w:tcPr>
                <w:p w14:paraId="0648B63A"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p>
              </w:tc>
              <w:tc>
                <w:tcPr>
                  <w:tcW w:w="2118" w:type="dxa"/>
                  <w:tcBorders>
                    <w:top w:val="single" w:sz="4" w:space="0" w:color="auto"/>
                    <w:left w:val="single" w:sz="4" w:space="0" w:color="auto"/>
                    <w:bottom w:val="single" w:sz="4" w:space="0" w:color="auto"/>
                    <w:right w:val="single" w:sz="4" w:space="0" w:color="auto"/>
                  </w:tcBorders>
                  <w:vAlign w:val="center"/>
                </w:tcPr>
                <w:p w14:paraId="2E8383D2"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p>
              </w:tc>
            </w:tr>
            <w:tr w:rsidR="00A07605" w:rsidRPr="00E45913" w14:paraId="1FD94A8C" w14:textId="77777777" w:rsidTr="00564CD5">
              <w:trPr>
                <w:trHeight w:val="300"/>
                <w:jc w:val="center"/>
              </w:trPr>
              <w:tc>
                <w:tcPr>
                  <w:tcW w:w="2118" w:type="dxa"/>
                  <w:tcBorders>
                    <w:top w:val="single" w:sz="4" w:space="0" w:color="auto"/>
                    <w:left w:val="single" w:sz="4" w:space="0" w:color="auto"/>
                    <w:bottom w:val="single" w:sz="4" w:space="0" w:color="auto"/>
                    <w:right w:val="single" w:sz="4" w:space="0" w:color="auto"/>
                  </w:tcBorders>
                  <w:noWrap/>
                  <w:vAlign w:val="center"/>
                </w:tcPr>
                <w:p w14:paraId="679870EF"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r w:rsidRPr="00E45913">
                    <w:rPr>
                      <w:rFonts w:ascii="Figtree" w:hAnsi="Figtree" w:cs="Arial"/>
                      <w:sz w:val="20"/>
                      <w:szCs w:val="20"/>
                    </w:rPr>
                    <w:t>Year 9</w:t>
                  </w:r>
                </w:p>
              </w:tc>
              <w:tc>
                <w:tcPr>
                  <w:tcW w:w="2118" w:type="dxa"/>
                  <w:tcBorders>
                    <w:top w:val="single" w:sz="4" w:space="0" w:color="auto"/>
                    <w:left w:val="nil"/>
                    <w:bottom w:val="single" w:sz="4" w:space="0" w:color="auto"/>
                    <w:right w:val="single" w:sz="4" w:space="0" w:color="auto"/>
                  </w:tcBorders>
                  <w:noWrap/>
                  <w:vAlign w:val="center"/>
                </w:tcPr>
                <w:p w14:paraId="5E317BC8"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commentRangeStart w:id="48"/>
                  <w:r w:rsidRPr="00E45913">
                    <w:rPr>
                      <w:rFonts w:ascii="Figtree" w:hAnsi="Figtree" w:cs="Arial"/>
                      <w:sz w:val="20"/>
                      <w:szCs w:val="20"/>
                    </w:rPr>
                    <w:t>0.00%</w:t>
                  </w:r>
                  <w:commentRangeEnd w:id="48"/>
                  <w:r w:rsidR="0043765F" w:rsidRPr="00E45913">
                    <w:rPr>
                      <w:rStyle w:val="CommentReference"/>
                      <w:rFonts w:ascii="Figtree" w:hAnsi="Figtree" w:cs="Arial"/>
                      <w:sz w:val="20"/>
                      <w:szCs w:val="20"/>
                    </w:rPr>
                    <w:commentReference w:id="48"/>
                  </w:r>
                </w:p>
              </w:tc>
              <w:tc>
                <w:tcPr>
                  <w:tcW w:w="2118" w:type="dxa"/>
                  <w:tcBorders>
                    <w:top w:val="single" w:sz="4" w:space="0" w:color="auto"/>
                    <w:left w:val="nil"/>
                    <w:bottom w:val="single" w:sz="4" w:space="0" w:color="auto"/>
                    <w:right w:val="single" w:sz="4" w:space="0" w:color="auto"/>
                  </w:tcBorders>
                </w:tcPr>
                <w:p w14:paraId="2B668445"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p>
              </w:tc>
              <w:tc>
                <w:tcPr>
                  <w:tcW w:w="2118" w:type="dxa"/>
                  <w:tcBorders>
                    <w:top w:val="single" w:sz="4" w:space="0" w:color="auto"/>
                    <w:left w:val="single" w:sz="4" w:space="0" w:color="auto"/>
                    <w:bottom w:val="single" w:sz="4" w:space="0" w:color="auto"/>
                    <w:right w:val="single" w:sz="4" w:space="0" w:color="auto"/>
                  </w:tcBorders>
                  <w:vAlign w:val="center"/>
                </w:tcPr>
                <w:p w14:paraId="16ED1207" w14:textId="77777777" w:rsidR="00A07605" w:rsidRPr="00E45913" w:rsidRDefault="00A07605" w:rsidP="00A07605">
                  <w:pPr>
                    <w:autoSpaceDE w:val="0"/>
                    <w:autoSpaceDN w:val="0"/>
                    <w:adjustRightInd w:val="0"/>
                    <w:spacing w:after="0" w:line="240" w:lineRule="auto"/>
                    <w:jc w:val="center"/>
                    <w:rPr>
                      <w:rFonts w:ascii="Figtree" w:hAnsi="Figtree" w:cs="Arial"/>
                      <w:sz w:val="20"/>
                      <w:szCs w:val="20"/>
                    </w:rPr>
                  </w:pPr>
                </w:p>
              </w:tc>
            </w:tr>
          </w:tbl>
          <w:p w14:paraId="6E0D9295" w14:textId="77777777" w:rsidR="00A07605" w:rsidRPr="00E45913" w:rsidRDefault="00A07605" w:rsidP="00A07605">
            <w:pPr>
              <w:autoSpaceDE w:val="0"/>
              <w:autoSpaceDN w:val="0"/>
              <w:adjustRightInd w:val="0"/>
              <w:spacing w:after="0" w:line="240" w:lineRule="auto"/>
              <w:jc w:val="center"/>
              <w:rPr>
                <w:rFonts w:ascii="Figtree" w:hAnsi="Figtree" w:cs="Arial"/>
                <w:b/>
                <w:sz w:val="20"/>
                <w:szCs w:val="20"/>
              </w:rPr>
            </w:pPr>
          </w:p>
          <w:p w14:paraId="19BD4109" w14:textId="32D8410F" w:rsidR="00A07605" w:rsidRPr="00E45913" w:rsidRDefault="00A07605" w:rsidP="00A07605">
            <w:pPr>
              <w:autoSpaceDE w:val="0"/>
              <w:autoSpaceDN w:val="0"/>
              <w:adjustRightInd w:val="0"/>
              <w:spacing w:after="0" w:line="240" w:lineRule="auto"/>
              <w:rPr>
                <w:rFonts w:ascii="Figtree" w:hAnsi="Figtree"/>
                <w:sz w:val="20"/>
                <w:szCs w:val="20"/>
                <w:lang w:eastAsia="en-GB"/>
              </w:rPr>
            </w:pPr>
            <w:r w:rsidRPr="00E45913">
              <w:rPr>
                <w:rFonts w:ascii="Figtree" w:hAnsi="Figtree" w:cs="Arial"/>
                <w:sz w:val="20"/>
                <w:szCs w:val="20"/>
              </w:rPr>
              <w:t>The maximum early repayment charge you would have to pay would be £</w:t>
            </w:r>
            <w:r w:rsidR="00805AD3">
              <w:rPr>
                <w:rFonts w:ascii="Figtree" w:hAnsi="Figtree" w:cs="Arial"/>
                <w:sz w:val="20"/>
                <w:szCs w:val="20"/>
              </w:rPr>
              <w:t>&lt;&lt;</w:t>
            </w:r>
            <w:r w:rsidR="00234913">
              <w:rPr>
                <w:rFonts w:ascii="Figtree" w:hAnsi="Figtree" w:cs="Arial"/>
                <w:sz w:val="20"/>
                <w:szCs w:val="20"/>
              </w:rPr>
              <w:t>MAX ERC</w:t>
            </w:r>
            <w:r w:rsidR="00805AD3">
              <w:rPr>
                <w:rFonts w:ascii="Figtree" w:hAnsi="Figtree" w:cs="Arial"/>
                <w:sz w:val="20"/>
                <w:szCs w:val="20"/>
              </w:rPr>
              <w:t>&gt;&gt;</w:t>
            </w:r>
            <w:commentRangeStart w:id="49"/>
            <w:commentRangeStart w:id="50"/>
            <w:r w:rsidR="00E77B7E" w:rsidRPr="00E45913">
              <w:rPr>
                <w:rFonts w:ascii="Figtree" w:hAnsi="Figtree" w:cs="Arial"/>
                <w:sz w:val="20"/>
                <w:szCs w:val="20"/>
              </w:rPr>
              <w:t xml:space="preserve"> plus the redemption fee which is currently £</w:t>
            </w:r>
            <w:r w:rsidR="003E406F">
              <w:rPr>
                <w:rFonts w:ascii="Figtree" w:hAnsi="Figtree" w:cs="Arial"/>
                <w:sz w:val="20"/>
                <w:szCs w:val="20"/>
              </w:rPr>
              <w:t>&lt;&lt;</w:t>
            </w:r>
            <w:r w:rsidR="006A381E">
              <w:rPr>
                <w:rFonts w:ascii="Figtree" w:hAnsi="Figtree" w:cs="Arial"/>
                <w:sz w:val="20"/>
                <w:szCs w:val="20"/>
              </w:rPr>
              <w:t>REDEMPTION FEE</w:t>
            </w:r>
            <w:r w:rsidR="003E406F">
              <w:rPr>
                <w:rFonts w:ascii="Figtree" w:hAnsi="Figtree" w:cs="Arial"/>
                <w:sz w:val="20"/>
                <w:szCs w:val="20"/>
              </w:rPr>
              <w:t>&gt;&gt;</w:t>
            </w:r>
            <w:r w:rsidRPr="00E45913">
              <w:rPr>
                <w:rFonts w:ascii="Figtree" w:hAnsi="Figtree"/>
                <w:sz w:val="20"/>
                <w:szCs w:val="20"/>
                <w:lang w:eastAsia="en-GB"/>
              </w:rPr>
              <w:t>.</w:t>
            </w:r>
            <w:commentRangeEnd w:id="49"/>
            <w:r w:rsidR="006E2A42" w:rsidRPr="00E45913">
              <w:rPr>
                <w:rStyle w:val="CommentReference"/>
                <w:rFonts w:ascii="Figtree" w:hAnsi="Figtree"/>
                <w:sz w:val="20"/>
                <w:szCs w:val="20"/>
                <w:lang w:eastAsia="en-GB"/>
              </w:rPr>
              <w:commentReference w:id="49"/>
            </w:r>
            <w:commentRangeEnd w:id="50"/>
            <w:r w:rsidR="0043268E" w:rsidRPr="00E45913">
              <w:rPr>
                <w:rStyle w:val="CommentReference"/>
                <w:rFonts w:ascii="Figtree" w:hAnsi="Figtree"/>
                <w:sz w:val="20"/>
                <w:szCs w:val="20"/>
                <w:lang w:eastAsia="en-GB"/>
              </w:rPr>
              <w:commentReference w:id="50"/>
            </w:r>
          </w:p>
          <w:p w14:paraId="0C74C71F" w14:textId="77777777" w:rsidR="00A07605" w:rsidRPr="00E45913" w:rsidRDefault="00A07605" w:rsidP="00A07605">
            <w:pPr>
              <w:autoSpaceDE w:val="0"/>
              <w:autoSpaceDN w:val="0"/>
              <w:adjustRightInd w:val="0"/>
              <w:spacing w:after="0" w:line="240" w:lineRule="auto"/>
              <w:rPr>
                <w:rFonts w:ascii="Figtree" w:hAnsi="Figtree"/>
                <w:sz w:val="20"/>
                <w:szCs w:val="20"/>
                <w:lang w:eastAsia="en-GB"/>
              </w:rPr>
            </w:pPr>
          </w:p>
          <w:p w14:paraId="56E6195B" w14:textId="7F1915FE" w:rsidR="00A07605" w:rsidRPr="00E45913" w:rsidRDefault="00A07605" w:rsidP="00E77B7E">
            <w:pPr>
              <w:autoSpaceDE w:val="0"/>
              <w:autoSpaceDN w:val="0"/>
              <w:rPr>
                <w:rFonts w:ascii="Figtree" w:hAnsi="Figtree"/>
                <w:sz w:val="20"/>
                <w:szCs w:val="20"/>
              </w:rPr>
            </w:pPr>
            <w:r w:rsidRPr="00E45913">
              <w:rPr>
                <w:rFonts w:ascii="Figtree" w:hAnsi="Figtree"/>
                <w:sz w:val="20"/>
                <w:szCs w:val="20"/>
              </w:rPr>
              <w:t>If you make partial repayments, greater than those described in Section 14 within any 12 month period, an early repayment charge will apply to the amount repaid.</w:t>
            </w:r>
          </w:p>
          <w:p w14:paraId="4ECF0C00" w14:textId="77777777" w:rsidR="00BB1AB7" w:rsidRPr="00E45913" w:rsidRDefault="00376E26">
            <w:pPr>
              <w:autoSpaceDE w:val="0"/>
              <w:autoSpaceDN w:val="0"/>
              <w:adjustRightInd w:val="0"/>
              <w:spacing w:after="0" w:line="240" w:lineRule="auto"/>
              <w:rPr>
                <w:rFonts w:ascii="Figtree" w:hAnsi="Figtree" w:cs="Arial"/>
                <w:sz w:val="20"/>
                <w:szCs w:val="20"/>
              </w:rPr>
            </w:pPr>
            <w:r w:rsidRPr="00E45913">
              <w:rPr>
                <w:rFonts w:ascii="Figtree" w:hAnsi="Figtree" w:cs="Arial"/>
                <w:b/>
                <w:sz w:val="20"/>
                <w:szCs w:val="20"/>
              </w:rPr>
              <w:t>Circumstances in Which Early Repayment Charges Do Not Apply</w:t>
            </w:r>
          </w:p>
          <w:p w14:paraId="780C4BCA" w14:textId="77777777" w:rsidR="00BB1AB7" w:rsidRPr="00E45913" w:rsidRDefault="00BB1AB7">
            <w:pPr>
              <w:autoSpaceDE w:val="0"/>
              <w:autoSpaceDN w:val="0"/>
              <w:adjustRightInd w:val="0"/>
              <w:spacing w:after="0" w:line="240" w:lineRule="auto"/>
              <w:rPr>
                <w:rFonts w:ascii="Figtree" w:hAnsi="Figtree" w:cs="Arial"/>
                <w:sz w:val="20"/>
                <w:szCs w:val="20"/>
              </w:rPr>
            </w:pPr>
          </w:p>
          <w:p w14:paraId="38E2889B" w14:textId="7BC86F46" w:rsidR="00AB4F60" w:rsidRPr="00E45913" w:rsidRDefault="00376E26" w:rsidP="00144DCB">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Early repayment charges will not apply:</w:t>
            </w:r>
          </w:p>
          <w:p w14:paraId="31C7E982" w14:textId="7085EED3" w:rsidR="00144DCB" w:rsidRPr="00E45913" w:rsidRDefault="00AB4F60" w:rsidP="00AB4F60">
            <w:pPr>
              <w:pStyle w:val="ListParagraph"/>
              <w:numPr>
                <w:ilvl w:val="0"/>
                <w:numId w:val="8"/>
              </w:num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 xml:space="preserve">After the initial </w:t>
            </w:r>
            <w:r w:rsidR="003E406F">
              <w:rPr>
                <w:rFonts w:ascii="Figtree" w:hAnsi="Figtree" w:cs="Arial"/>
                <w:sz w:val="20"/>
                <w:szCs w:val="20"/>
              </w:rPr>
              <w:t>&lt;&lt;</w:t>
            </w:r>
            <w:r w:rsidR="000A6C36">
              <w:rPr>
                <w:rFonts w:ascii="Figtree" w:hAnsi="Figtree" w:cs="Arial"/>
                <w:sz w:val="20"/>
                <w:szCs w:val="20"/>
              </w:rPr>
              <w:t>ERC LENGTH</w:t>
            </w:r>
            <w:r w:rsidR="003E406F">
              <w:rPr>
                <w:rFonts w:ascii="Figtree" w:hAnsi="Figtree" w:cs="Arial"/>
                <w:sz w:val="20"/>
                <w:szCs w:val="20"/>
              </w:rPr>
              <w:t>&gt;&gt;</w:t>
            </w:r>
            <w:r w:rsidRPr="00E45913">
              <w:rPr>
                <w:rFonts w:ascii="Figtree" w:hAnsi="Figtree" w:cs="Arial"/>
                <w:sz w:val="20"/>
                <w:szCs w:val="20"/>
              </w:rPr>
              <w:t xml:space="preserve"> years of your</w:t>
            </w:r>
            <w:r w:rsidR="002F191A" w:rsidRPr="00E45913">
              <w:rPr>
                <w:rFonts w:ascii="Figtree" w:hAnsi="Figtree" w:cs="Arial"/>
                <w:sz w:val="20"/>
                <w:szCs w:val="20"/>
              </w:rPr>
              <w:t xml:space="preserve"> mortgage</w:t>
            </w:r>
          </w:p>
          <w:p w14:paraId="7309EC14" w14:textId="399F2516" w:rsidR="00BB1AB7" w:rsidRPr="00E45913" w:rsidRDefault="00376E26">
            <w:pPr>
              <w:pStyle w:val="ListParagraph"/>
              <w:numPr>
                <w:ilvl w:val="0"/>
                <w:numId w:val="8"/>
              </w:num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If the lifetime mortgage is repaid because you are moving home and intend to transfer this lifetime mortgage to your new property</w:t>
            </w:r>
            <w:r w:rsidR="00F05095" w:rsidRPr="00E45913">
              <w:rPr>
                <w:rFonts w:ascii="Figtree" w:hAnsi="Figtree" w:cs="Arial"/>
                <w:sz w:val="20"/>
                <w:szCs w:val="20"/>
              </w:rPr>
              <w:t xml:space="preserve"> </w:t>
            </w:r>
            <w:r w:rsidR="00EE65B3" w:rsidRPr="00E45913">
              <w:rPr>
                <w:rFonts w:ascii="Figtree" w:hAnsi="Figtree" w:cs="Arial"/>
                <w:sz w:val="20"/>
                <w:szCs w:val="20"/>
              </w:rPr>
              <w:t>and</w:t>
            </w:r>
            <w:r w:rsidR="00F05095" w:rsidRPr="00E45913">
              <w:rPr>
                <w:rFonts w:ascii="Figtree" w:hAnsi="Figtree" w:cs="Arial"/>
                <w:sz w:val="20"/>
                <w:szCs w:val="20"/>
              </w:rPr>
              <w:t xml:space="preserve"> the new property meets our lending criteria</w:t>
            </w:r>
          </w:p>
          <w:p w14:paraId="5EB2AD3B" w14:textId="121C6C52" w:rsidR="00BB1AB7" w:rsidRPr="00E45913" w:rsidRDefault="00376E26">
            <w:pPr>
              <w:pStyle w:val="ListParagraph"/>
              <w:numPr>
                <w:ilvl w:val="0"/>
                <w:numId w:val="8"/>
              </w:num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 xml:space="preserve">If </w:t>
            </w:r>
            <w:r w:rsidR="00F05095" w:rsidRPr="00E45913">
              <w:rPr>
                <w:rFonts w:ascii="Figtree" w:hAnsi="Figtree" w:cs="Arial"/>
                <w:sz w:val="20"/>
                <w:szCs w:val="20"/>
              </w:rPr>
              <w:t>for medical necessity reasons</w:t>
            </w:r>
            <w:r w:rsidR="00EE65B3" w:rsidRPr="00E45913">
              <w:rPr>
                <w:rFonts w:ascii="Figtree" w:hAnsi="Figtree" w:cs="Arial"/>
                <w:sz w:val="20"/>
                <w:szCs w:val="20"/>
              </w:rPr>
              <w:t xml:space="preserve"> </w:t>
            </w:r>
            <w:r w:rsidR="00336C60">
              <w:rPr>
                <w:rFonts w:ascii="Figtree" w:hAnsi="Figtree" w:cs="Arial"/>
                <w:sz w:val="20"/>
                <w:szCs w:val="20"/>
              </w:rPr>
              <w:t xml:space="preserve">and </w:t>
            </w:r>
            <w:r w:rsidR="00EE65B3" w:rsidRPr="00E45913">
              <w:rPr>
                <w:rFonts w:ascii="Figtree" w:hAnsi="Figtree" w:cs="Arial"/>
                <w:sz w:val="20"/>
                <w:szCs w:val="20"/>
              </w:rPr>
              <w:t>subject to you providing suitable written evidence from a medical practitioner or suitable specialist</w:t>
            </w:r>
            <w:r w:rsidR="00F05095" w:rsidRPr="00E45913">
              <w:rPr>
                <w:rFonts w:ascii="Figtree" w:hAnsi="Figtree" w:cs="Arial"/>
                <w:sz w:val="20"/>
                <w:szCs w:val="20"/>
              </w:rPr>
              <w:t>, the last remaining borrower</w:t>
            </w:r>
            <w:r w:rsidRPr="00E45913">
              <w:rPr>
                <w:rFonts w:ascii="Figtree" w:hAnsi="Figtree" w:cs="Arial"/>
                <w:sz w:val="20"/>
                <w:szCs w:val="20"/>
              </w:rPr>
              <w:t xml:space="preserve"> move</w:t>
            </w:r>
            <w:r w:rsidR="00F05095" w:rsidRPr="00E45913">
              <w:rPr>
                <w:rFonts w:ascii="Figtree" w:hAnsi="Figtree" w:cs="Arial"/>
                <w:sz w:val="20"/>
                <w:szCs w:val="20"/>
              </w:rPr>
              <w:t>s</w:t>
            </w:r>
            <w:r w:rsidRPr="00E45913">
              <w:rPr>
                <w:rFonts w:ascii="Figtree" w:hAnsi="Figtree" w:cs="Arial"/>
                <w:sz w:val="20"/>
                <w:szCs w:val="20"/>
              </w:rPr>
              <w:t xml:space="preserve"> into </w:t>
            </w:r>
            <w:r w:rsidR="00F05095" w:rsidRPr="00E45913">
              <w:rPr>
                <w:rFonts w:ascii="Figtree" w:hAnsi="Figtree" w:cs="Arial"/>
                <w:sz w:val="20"/>
                <w:szCs w:val="20"/>
              </w:rPr>
              <w:t>a residential</w:t>
            </w:r>
            <w:r w:rsidRPr="00E45913">
              <w:rPr>
                <w:rFonts w:ascii="Figtree" w:hAnsi="Figtree" w:cs="Arial"/>
                <w:sz w:val="20"/>
                <w:szCs w:val="20"/>
              </w:rPr>
              <w:t xml:space="preserve"> care</w:t>
            </w:r>
            <w:r w:rsidR="00F05095" w:rsidRPr="00E45913">
              <w:rPr>
                <w:rFonts w:ascii="Figtree" w:hAnsi="Figtree" w:cs="Arial"/>
                <w:sz w:val="20"/>
                <w:szCs w:val="20"/>
              </w:rPr>
              <w:t xml:space="preserve"> home or to live permanently with relatives</w:t>
            </w:r>
          </w:p>
          <w:p w14:paraId="07AC94EB" w14:textId="782A0083" w:rsidR="00BB1AB7" w:rsidRPr="00E45913" w:rsidRDefault="00376E26">
            <w:pPr>
              <w:pStyle w:val="ListParagraph"/>
              <w:numPr>
                <w:ilvl w:val="0"/>
                <w:numId w:val="8"/>
              </w:num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 xml:space="preserve">If the mortgage is repaid from the sale of your home </w:t>
            </w:r>
            <w:r w:rsidR="00D77AE5" w:rsidRPr="00E45913">
              <w:rPr>
                <w:rFonts w:ascii="Figtree" w:hAnsi="Figtree" w:cs="Arial"/>
                <w:sz w:val="20"/>
                <w:szCs w:val="20"/>
              </w:rPr>
              <w:t>if the last remaining borrower has died</w:t>
            </w:r>
          </w:p>
          <w:p w14:paraId="21A0BDC3" w14:textId="77777777" w:rsidR="00A07605" w:rsidRPr="00E45913" w:rsidRDefault="00A07605" w:rsidP="00A07605">
            <w:pPr>
              <w:pStyle w:val="ListParagraph"/>
              <w:numPr>
                <w:ilvl w:val="0"/>
                <w:numId w:val="8"/>
              </w:numPr>
              <w:autoSpaceDE w:val="0"/>
              <w:autoSpaceDN w:val="0"/>
              <w:adjustRightInd w:val="0"/>
              <w:spacing w:after="0" w:line="240" w:lineRule="auto"/>
              <w:rPr>
                <w:rFonts w:ascii="Figtree" w:hAnsi="Figtree" w:cs="Arial"/>
                <w:sz w:val="20"/>
                <w:szCs w:val="20"/>
              </w:rPr>
            </w:pPr>
            <w:commentRangeStart w:id="51"/>
            <w:commentRangeStart w:id="52"/>
            <w:r w:rsidRPr="00E45913">
              <w:rPr>
                <w:rFonts w:ascii="Figtree" w:hAnsi="Figtree"/>
                <w:sz w:val="20"/>
                <w:szCs w:val="20"/>
              </w:rPr>
              <w:t xml:space="preserve">If </w:t>
            </w:r>
            <w:r w:rsidRPr="00E45913">
              <w:rPr>
                <w:rFonts w:ascii="Figtree" w:hAnsi="Figtree" w:cs="Arial"/>
                <w:sz w:val="20"/>
                <w:szCs w:val="20"/>
              </w:rPr>
              <w:t>you repay your loan as a result of selling your home and move to another property which does not meet our lending criteria</w:t>
            </w:r>
          </w:p>
          <w:p w14:paraId="77761F18" w14:textId="2D83C7C6" w:rsidR="00A07605" w:rsidRPr="00E45913" w:rsidRDefault="00A07605" w:rsidP="00A07605">
            <w:pPr>
              <w:pStyle w:val="ListParagraph"/>
              <w:numPr>
                <w:ilvl w:val="0"/>
                <w:numId w:val="8"/>
              </w:num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If you fully repay the loan following a move into sheltered accommodation</w:t>
            </w:r>
            <w:commentRangeEnd w:id="51"/>
            <w:r w:rsidRPr="00E45913">
              <w:rPr>
                <w:rStyle w:val="CommentReference"/>
                <w:rFonts w:ascii="Figtree" w:hAnsi="Figtree" w:cs="Arial"/>
                <w:sz w:val="20"/>
                <w:szCs w:val="20"/>
              </w:rPr>
              <w:commentReference w:id="51"/>
            </w:r>
            <w:commentRangeEnd w:id="52"/>
            <w:r w:rsidR="00D67C07" w:rsidRPr="00E45913">
              <w:rPr>
                <w:rStyle w:val="CommentReference"/>
                <w:rFonts w:ascii="Figtree" w:hAnsi="Figtree" w:cs="Arial"/>
                <w:sz w:val="20"/>
                <w:szCs w:val="20"/>
              </w:rPr>
              <w:commentReference w:id="52"/>
            </w:r>
          </w:p>
          <w:p w14:paraId="02D99EBE" w14:textId="74B51D00" w:rsidR="00BB1AB7" w:rsidRPr="00E45913" w:rsidRDefault="00376E26">
            <w:pPr>
              <w:pStyle w:val="ListParagraph"/>
              <w:numPr>
                <w:ilvl w:val="0"/>
                <w:numId w:val="8"/>
              </w:numPr>
              <w:autoSpaceDE w:val="0"/>
              <w:autoSpaceDN w:val="0"/>
              <w:adjustRightInd w:val="0"/>
              <w:spacing w:after="0" w:line="240" w:lineRule="auto"/>
              <w:rPr>
                <w:rFonts w:ascii="Figtree" w:hAnsi="Figtree" w:cs="Arial"/>
                <w:sz w:val="20"/>
                <w:szCs w:val="20"/>
              </w:rPr>
            </w:pPr>
            <w:commentRangeStart w:id="53"/>
            <w:commentRangeStart w:id="54"/>
            <w:r w:rsidRPr="00E45913">
              <w:rPr>
                <w:rFonts w:ascii="Figtree" w:hAnsi="Figtree"/>
                <w:sz w:val="20"/>
                <w:szCs w:val="20"/>
              </w:rPr>
              <w:lastRenderedPageBreak/>
              <w:t xml:space="preserve">If, after 5 years from the date of your </w:t>
            </w:r>
            <w:commentRangeStart w:id="55"/>
            <w:commentRangeStart w:id="56"/>
            <w:r w:rsidR="00893FAC" w:rsidRPr="00E45913">
              <w:rPr>
                <w:rFonts w:ascii="Figtree" w:hAnsi="Figtree"/>
                <w:sz w:val="20"/>
                <w:szCs w:val="20"/>
              </w:rPr>
              <w:t>[</w:t>
            </w:r>
            <w:r w:rsidRPr="00E45913">
              <w:rPr>
                <w:rFonts w:ascii="Figtree" w:hAnsi="Figtree"/>
                <w:sz w:val="20"/>
                <w:szCs w:val="20"/>
              </w:rPr>
              <w:t>initial</w:t>
            </w:r>
            <w:r w:rsidR="00893FAC" w:rsidRPr="00E45913">
              <w:rPr>
                <w:rFonts w:ascii="Figtree" w:hAnsi="Figtree"/>
                <w:sz w:val="20"/>
                <w:szCs w:val="20"/>
              </w:rPr>
              <w:t>]</w:t>
            </w:r>
            <w:commentRangeEnd w:id="55"/>
            <w:r w:rsidR="00893FAC" w:rsidRPr="00E45913">
              <w:rPr>
                <w:rStyle w:val="CommentReference"/>
                <w:rFonts w:ascii="Figtree" w:hAnsi="Figtree"/>
                <w:sz w:val="20"/>
                <w:szCs w:val="20"/>
              </w:rPr>
              <w:commentReference w:id="55"/>
            </w:r>
            <w:commentRangeEnd w:id="56"/>
            <w:r w:rsidR="00165274" w:rsidRPr="00E45913">
              <w:rPr>
                <w:rStyle w:val="CommentReference"/>
                <w:rFonts w:ascii="Figtree" w:hAnsi="Figtree"/>
                <w:sz w:val="20"/>
                <w:szCs w:val="20"/>
              </w:rPr>
              <w:commentReference w:id="56"/>
            </w:r>
            <w:r w:rsidRPr="00E45913">
              <w:rPr>
                <w:rFonts w:ascii="Figtree" w:hAnsi="Figtree"/>
                <w:sz w:val="20"/>
                <w:szCs w:val="20"/>
              </w:rPr>
              <w:t xml:space="preserve"> advance, </w:t>
            </w:r>
            <w:r w:rsidRPr="00E45913">
              <w:rPr>
                <w:rFonts w:ascii="Figtree" w:hAnsi="Figtree" w:cs="Arial"/>
                <w:sz w:val="20"/>
                <w:szCs w:val="20"/>
              </w:rPr>
              <w:t>you repay your loan as a result of selling your home and move to another property which does not meet our lending criteria</w:t>
            </w:r>
            <w:commentRangeEnd w:id="53"/>
            <w:r w:rsidR="00A07605" w:rsidRPr="00E45913">
              <w:rPr>
                <w:rStyle w:val="CommentReference"/>
                <w:rFonts w:ascii="Figtree" w:hAnsi="Figtree" w:cs="Arial"/>
                <w:sz w:val="20"/>
                <w:szCs w:val="20"/>
              </w:rPr>
              <w:commentReference w:id="53"/>
            </w:r>
            <w:commentRangeEnd w:id="54"/>
            <w:r w:rsidR="009F52F1" w:rsidRPr="00E45913">
              <w:rPr>
                <w:rStyle w:val="CommentReference"/>
                <w:rFonts w:ascii="Figtree" w:hAnsi="Figtree" w:cs="Arial"/>
                <w:sz w:val="20"/>
                <w:szCs w:val="20"/>
              </w:rPr>
              <w:commentReference w:id="54"/>
            </w:r>
          </w:p>
          <w:p w14:paraId="1305A4CD" w14:textId="050CB25B" w:rsidR="00144DCB" w:rsidRPr="00E45913" w:rsidRDefault="00144DCB" w:rsidP="00144DCB">
            <w:pPr>
              <w:pStyle w:val="ListParagraph"/>
              <w:numPr>
                <w:ilvl w:val="0"/>
                <w:numId w:val="8"/>
              </w:numPr>
              <w:autoSpaceDE w:val="0"/>
              <w:autoSpaceDN w:val="0"/>
              <w:adjustRightInd w:val="0"/>
              <w:spacing w:after="0" w:line="240" w:lineRule="auto"/>
              <w:rPr>
                <w:rFonts w:ascii="Figtree" w:hAnsi="Figtree" w:cs="Arial"/>
                <w:sz w:val="20"/>
                <w:szCs w:val="20"/>
              </w:rPr>
            </w:pPr>
            <w:commentRangeStart w:id="57"/>
            <w:commentRangeStart w:id="58"/>
            <w:r w:rsidRPr="00E45913">
              <w:rPr>
                <w:rFonts w:ascii="Figtree" w:hAnsi="Figtree" w:cs="Arial"/>
                <w:sz w:val="20"/>
                <w:szCs w:val="20"/>
              </w:rPr>
              <w:t>If, after 5 years from the date of your initial advance you fully repay the loan following a move into sheltered accommodation</w:t>
            </w:r>
            <w:commentRangeEnd w:id="57"/>
            <w:r w:rsidRPr="00E45913">
              <w:rPr>
                <w:rStyle w:val="CommentReference"/>
                <w:rFonts w:ascii="Figtree" w:hAnsi="Figtree" w:cs="Arial"/>
                <w:sz w:val="20"/>
                <w:szCs w:val="20"/>
              </w:rPr>
              <w:commentReference w:id="57"/>
            </w:r>
            <w:commentRangeEnd w:id="58"/>
            <w:r w:rsidR="00434455" w:rsidRPr="00E45913">
              <w:rPr>
                <w:rStyle w:val="CommentReference"/>
                <w:rFonts w:ascii="Figtree" w:hAnsi="Figtree" w:cs="Arial"/>
                <w:sz w:val="20"/>
                <w:szCs w:val="20"/>
              </w:rPr>
              <w:commentReference w:id="58"/>
            </w:r>
          </w:p>
          <w:p w14:paraId="71AB884E" w14:textId="2581A18D" w:rsidR="00BB1AB7" w:rsidRPr="00E45913" w:rsidRDefault="00376E26">
            <w:pPr>
              <w:pStyle w:val="ListParagraph"/>
              <w:numPr>
                <w:ilvl w:val="0"/>
                <w:numId w:val="8"/>
              </w:numPr>
              <w:autoSpaceDE w:val="0"/>
              <w:autoSpaceDN w:val="0"/>
              <w:adjustRightInd w:val="0"/>
              <w:spacing w:after="0" w:line="240" w:lineRule="auto"/>
              <w:rPr>
                <w:rFonts w:ascii="Figtree" w:hAnsi="Figtree" w:cs="Arial"/>
                <w:sz w:val="20"/>
                <w:szCs w:val="20"/>
              </w:rPr>
            </w:pPr>
            <w:commentRangeStart w:id="59"/>
            <w:commentRangeStart w:id="60"/>
            <w:r w:rsidRPr="00E45913">
              <w:rPr>
                <w:rFonts w:ascii="Figtree" w:hAnsi="Figtree" w:cs="Arial"/>
                <w:sz w:val="20"/>
                <w:szCs w:val="20"/>
              </w:rPr>
              <w:t>If the mortgage is repaid</w:t>
            </w:r>
            <w:r w:rsidR="009B0B1B" w:rsidRPr="00E45913">
              <w:rPr>
                <w:rFonts w:ascii="Figtree" w:hAnsi="Figtree" w:cs="Arial"/>
                <w:sz w:val="20"/>
                <w:szCs w:val="20"/>
              </w:rPr>
              <w:t xml:space="preserve"> in full or a partial repayment is made by</w:t>
            </w:r>
            <w:r w:rsidRPr="00E45913">
              <w:rPr>
                <w:rFonts w:ascii="Figtree" w:hAnsi="Figtree" w:cs="Arial"/>
                <w:sz w:val="20"/>
                <w:szCs w:val="20"/>
              </w:rPr>
              <w:t xml:space="preserve"> the remaining borrower within three years of the death of or entry into long-term care of the first borrower</w:t>
            </w:r>
            <w:commentRangeEnd w:id="59"/>
            <w:r w:rsidR="00A07605" w:rsidRPr="00E45913">
              <w:rPr>
                <w:rStyle w:val="CommentReference"/>
                <w:rFonts w:ascii="Figtree" w:hAnsi="Figtree" w:cs="Arial"/>
                <w:sz w:val="20"/>
                <w:szCs w:val="20"/>
              </w:rPr>
              <w:commentReference w:id="59"/>
            </w:r>
            <w:commentRangeEnd w:id="60"/>
            <w:r w:rsidR="00F90F78" w:rsidRPr="00E45913">
              <w:rPr>
                <w:rStyle w:val="CommentReference"/>
                <w:rFonts w:ascii="Figtree" w:hAnsi="Figtree" w:cs="Arial"/>
                <w:sz w:val="20"/>
                <w:szCs w:val="20"/>
              </w:rPr>
              <w:commentReference w:id="60"/>
            </w:r>
          </w:p>
          <w:p w14:paraId="22B98C5B" w14:textId="19950FAF" w:rsidR="00144DCB" w:rsidRPr="00E45913" w:rsidRDefault="00144DCB" w:rsidP="00144DCB">
            <w:pPr>
              <w:pStyle w:val="ListParagraph"/>
              <w:numPr>
                <w:ilvl w:val="0"/>
                <w:numId w:val="8"/>
              </w:numPr>
              <w:autoSpaceDE w:val="0"/>
              <w:autoSpaceDN w:val="0"/>
              <w:rPr>
                <w:rFonts w:ascii="Figtree" w:hAnsi="Figtree"/>
                <w:sz w:val="20"/>
                <w:szCs w:val="20"/>
              </w:rPr>
            </w:pPr>
            <w:commentRangeStart w:id="61"/>
            <w:commentRangeStart w:id="62"/>
            <w:r w:rsidRPr="00E45913">
              <w:rPr>
                <w:rFonts w:ascii="Figtree" w:hAnsi="Figtree"/>
                <w:sz w:val="20"/>
                <w:szCs w:val="20"/>
              </w:rPr>
              <w:t>If the entire lifetime mortgage is repaid in full by the remaining borrower within three years of the death of or entry into long-term care of the first borrower</w:t>
            </w:r>
            <w:commentRangeEnd w:id="61"/>
            <w:r w:rsidRPr="00E45913">
              <w:rPr>
                <w:rStyle w:val="CommentReference"/>
                <w:rFonts w:ascii="Figtree" w:hAnsi="Figtree"/>
                <w:sz w:val="20"/>
                <w:szCs w:val="20"/>
              </w:rPr>
              <w:commentReference w:id="61"/>
            </w:r>
            <w:commentRangeEnd w:id="62"/>
            <w:r w:rsidR="00163179" w:rsidRPr="00E45913">
              <w:rPr>
                <w:rStyle w:val="CommentReference"/>
                <w:rFonts w:ascii="Figtree" w:hAnsi="Figtree"/>
                <w:sz w:val="20"/>
                <w:szCs w:val="20"/>
              </w:rPr>
              <w:commentReference w:id="62"/>
            </w:r>
          </w:p>
          <w:p w14:paraId="2C243DAF" w14:textId="72B6E9E7" w:rsidR="00A07605" w:rsidRPr="00E45913" w:rsidRDefault="00A07605" w:rsidP="00A07605">
            <w:pPr>
              <w:pStyle w:val="ListParagraph"/>
              <w:numPr>
                <w:ilvl w:val="0"/>
                <w:numId w:val="8"/>
              </w:numPr>
              <w:autoSpaceDE w:val="0"/>
              <w:autoSpaceDN w:val="0"/>
              <w:adjustRightInd w:val="0"/>
              <w:spacing w:after="0" w:line="240" w:lineRule="auto"/>
              <w:rPr>
                <w:rFonts w:ascii="Figtree" w:hAnsi="Figtree" w:cs="Arial"/>
                <w:sz w:val="20"/>
                <w:szCs w:val="20"/>
              </w:rPr>
            </w:pPr>
            <w:commentRangeStart w:id="63"/>
            <w:commentRangeStart w:id="64"/>
            <w:r w:rsidRPr="00E45913">
              <w:rPr>
                <w:rFonts w:ascii="Figtree" w:hAnsi="Figtree" w:cs="Arial"/>
                <w:sz w:val="20"/>
                <w:szCs w:val="20"/>
              </w:rPr>
              <w:t>If the mortgage is repaid by the remaining borrower following the death of or entry into long-term care of the first borrower</w:t>
            </w:r>
            <w:commentRangeEnd w:id="63"/>
            <w:r w:rsidRPr="00E45913">
              <w:rPr>
                <w:rStyle w:val="CommentReference"/>
                <w:rFonts w:ascii="Figtree" w:hAnsi="Figtree" w:cs="Arial"/>
                <w:sz w:val="20"/>
                <w:szCs w:val="20"/>
              </w:rPr>
              <w:commentReference w:id="63"/>
            </w:r>
            <w:commentRangeEnd w:id="64"/>
            <w:r w:rsidR="00163179" w:rsidRPr="00E45913">
              <w:rPr>
                <w:rStyle w:val="CommentReference"/>
                <w:rFonts w:ascii="Figtree" w:hAnsi="Figtree" w:cs="Arial"/>
                <w:sz w:val="20"/>
                <w:szCs w:val="20"/>
              </w:rPr>
              <w:commentReference w:id="64"/>
            </w:r>
          </w:p>
          <w:p w14:paraId="5C991BC3" w14:textId="19EC23A2" w:rsidR="00BB1AB7" w:rsidRPr="00E45913" w:rsidRDefault="00376E26">
            <w:pPr>
              <w:pStyle w:val="ListParagraph"/>
              <w:numPr>
                <w:ilvl w:val="0"/>
                <w:numId w:val="8"/>
              </w:num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 xml:space="preserve">If you make a partial repayment in accordance with </w:t>
            </w:r>
            <w:r w:rsidR="00296D3A" w:rsidRPr="00E45913">
              <w:rPr>
                <w:rFonts w:ascii="Figtree" w:hAnsi="Figtree" w:cs="Arial"/>
                <w:sz w:val="20"/>
                <w:szCs w:val="20"/>
              </w:rPr>
              <w:t>S</w:t>
            </w:r>
            <w:r w:rsidRPr="00E45913">
              <w:rPr>
                <w:rFonts w:ascii="Figtree" w:hAnsi="Figtree" w:cs="Arial"/>
                <w:sz w:val="20"/>
                <w:szCs w:val="20"/>
              </w:rPr>
              <w:t>ection 14</w:t>
            </w:r>
          </w:p>
          <w:p w14:paraId="1D97131E" w14:textId="57F5C609" w:rsidR="00144DCB" w:rsidRPr="00E45913" w:rsidRDefault="00144DCB" w:rsidP="00144DCB">
            <w:pPr>
              <w:pStyle w:val="ListParagraph"/>
              <w:numPr>
                <w:ilvl w:val="0"/>
                <w:numId w:val="8"/>
              </w:numPr>
              <w:autoSpaceDE w:val="0"/>
              <w:autoSpaceDN w:val="0"/>
              <w:rPr>
                <w:rFonts w:ascii="Figtree" w:hAnsi="Figtree"/>
                <w:sz w:val="20"/>
                <w:szCs w:val="20"/>
              </w:rPr>
            </w:pPr>
            <w:commentRangeStart w:id="65"/>
            <w:commentRangeStart w:id="66"/>
            <w:commentRangeStart w:id="67"/>
            <w:commentRangeStart w:id="68"/>
            <w:r w:rsidRPr="00E45913">
              <w:rPr>
                <w:rFonts w:ascii="Figtree" w:hAnsi="Figtree"/>
                <w:sz w:val="20"/>
                <w:szCs w:val="20"/>
              </w:rPr>
              <w:t xml:space="preserve">If your </w:t>
            </w:r>
            <w:r w:rsidR="008B2239">
              <w:rPr>
                <w:rFonts w:ascii="Figtree" w:hAnsi="Figtree"/>
                <w:sz w:val="20"/>
                <w:szCs w:val="20"/>
              </w:rPr>
              <w:t>drawdown</w:t>
            </w:r>
            <w:r w:rsidRPr="00E45913">
              <w:rPr>
                <w:rFonts w:ascii="Figtree" w:hAnsi="Figtree"/>
                <w:sz w:val="20"/>
                <w:szCs w:val="20"/>
              </w:rPr>
              <w:t xml:space="preserve"> facility is withdrawn in accordance with the term set out in Section 5, relating to the amount owed and any unused </w:t>
            </w:r>
            <w:r w:rsidR="008B2239">
              <w:rPr>
                <w:rFonts w:ascii="Figtree" w:hAnsi="Figtree"/>
                <w:sz w:val="20"/>
                <w:szCs w:val="20"/>
              </w:rPr>
              <w:t>drawdown</w:t>
            </w:r>
            <w:r w:rsidRPr="00E45913">
              <w:rPr>
                <w:rFonts w:ascii="Figtree" w:hAnsi="Figtree"/>
                <w:sz w:val="20"/>
                <w:szCs w:val="20"/>
              </w:rPr>
              <w:t xml:space="preserve"> facility</w:t>
            </w:r>
            <w:commentRangeEnd w:id="65"/>
            <w:r w:rsidRPr="00E45913">
              <w:rPr>
                <w:rStyle w:val="CommentReference"/>
                <w:rFonts w:ascii="Figtree" w:hAnsi="Figtree"/>
                <w:sz w:val="20"/>
                <w:szCs w:val="20"/>
              </w:rPr>
              <w:commentReference w:id="65"/>
            </w:r>
            <w:commentRangeEnd w:id="66"/>
            <w:r w:rsidR="005E310F" w:rsidRPr="00E45913">
              <w:rPr>
                <w:rStyle w:val="CommentReference"/>
                <w:rFonts w:ascii="Figtree" w:hAnsi="Figtree"/>
                <w:sz w:val="20"/>
                <w:szCs w:val="20"/>
              </w:rPr>
              <w:commentReference w:id="66"/>
            </w:r>
            <w:commentRangeEnd w:id="67"/>
            <w:r w:rsidR="009938E2" w:rsidRPr="00E45913">
              <w:rPr>
                <w:rStyle w:val="CommentReference"/>
                <w:rFonts w:ascii="Figtree" w:hAnsi="Figtree"/>
                <w:sz w:val="20"/>
                <w:szCs w:val="20"/>
              </w:rPr>
              <w:commentReference w:id="67"/>
            </w:r>
            <w:commentRangeEnd w:id="68"/>
            <w:r w:rsidR="00866175" w:rsidRPr="00E45913">
              <w:rPr>
                <w:rStyle w:val="CommentReference"/>
                <w:rFonts w:ascii="Figtree" w:hAnsi="Figtree"/>
                <w:sz w:val="20"/>
                <w:szCs w:val="20"/>
              </w:rPr>
              <w:commentReference w:id="68"/>
            </w:r>
          </w:p>
          <w:p w14:paraId="67579169" w14:textId="48EBDE86" w:rsidR="00144DCB" w:rsidRPr="00E45913" w:rsidRDefault="00144DCB" w:rsidP="00144DCB">
            <w:pPr>
              <w:pStyle w:val="ListParagraph"/>
              <w:numPr>
                <w:ilvl w:val="0"/>
                <w:numId w:val="8"/>
              </w:numPr>
              <w:autoSpaceDE w:val="0"/>
              <w:autoSpaceDN w:val="0"/>
              <w:adjustRightInd w:val="0"/>
              <w:spacing w:after="0" w:line="240" w:lineRule="auto"/>
              <w:rPr>
                <w:rFonts w:ascii="Figtree" w:hAnsi="Figtree" w:cs="Arial"/>
                <w:sz w:val="20"/>
                <w:szCs w:val="20"/>
              </w:rPr>
            </w:pPr>
            <w:commentRangeStart w:id="69"/>
            <w:commentRangeStart w:id="70"/>
            <w:r w:rsidRPr="00E45913">
              <w:rPr>
                <w:rFonts w:ascii="Figtree" w:hAnsi="Figtree" w:cs="Arial"/>
                <w:sz w:val="20"/>
                <w:szCs w:val="20"/>
              </w:rPr>
              <w:t>If the total debt is reduced or fully repaid using the money from an insurance company following damage to the property</w:t>
            </w:r>
            <w:commentRangeEnd w:id="69"/>
            <w:r w:rsidRPr="00E45913">
              <w:rPr>
                <w:rStyle w:val="CommentReference"/>
                <w:rFonts w:ascii="Figtree" w:hAnsi="Figtree" w:cs="Arial"/>
                <w:sz w:val="20"/>
                <w:szCs w:val="20"/>
              </w:rPr>
              <w:commentReference w:id="69"/>
            </w:r>
            <w:commentRangeEnd w:id="70"/>
            <w:r w:rsidR="005E310F" w:rsidRPr="00E45913">
              <w:rPr>
                <w:rStyle w:val="CommentReference"/>
                <w:rFonts w:ascii="Figtree" w:hAnsi="Figtree" w:cs="Arial"/>
                <w:sz w:val="20"/>
                <w:szCs w:val="20"/>
              </w:rPr>
              <w:commentReference w:id="70"/>
            </w:r>
            <w:commentRangeEnd w:id="36"/>
            <w:r w:rsidR="0043765F" w:rsidRPr="00E45913">
              <w:rPr>
                <w:rStyle w:val="CommentReference"/>
                <w:rFonts w:ascii="Figtree" w:hAnsi="Figtree" w:cs="Arial"/>
                <w:sz w:val="20"/>
                <w:szCs w:val="20"/>
              </w:rPr>
              <w:commentReference w:id="36"/>
            </w:r>
          </w:p>
          <w:p w14:paraId="78CAE952" w14:textId="77777777" w:rsidR="00BB1AB7" w:rsidRPr="00E45913" w:rsidRDefault="00BB1AB7">
            <w:pPr>
              <w:autoSpaceDE w:val="0"/>
              <w:autoSpaceDN w:val="0"/>
              <w:adjustRightInd w:val="0"/>
              <w:spacing w:after="0" w:line="240" w:lineRule="auto"/>
              <w:rPr>
                <w:rFonts w:ascii="Figtree" w:hAnsi="Figtree" w:cs="Arial"/>
                <w:sz w:val="20"/>
                <w:szCs w:val="20"/>
              </w:rPr>
            </w:pPr>
          </w:p>
          <w:p w14:paraId="1B65D4B2" w14:textId="6551832A" w:rsidR="00BB1AB7" w:rsidRPr="00E45913" w:rsidRDefault="00376E26">
            <w:pPr>
              <w:autoSpaceDE w:val="0"/>
              <w:autoSpaceDN w:val="0"/>
              <w:spacing w:after="0" w:line="240" w:lineRule="auto"/>
              <w:rPr>
                <w:rFonts w:ascii="Figtree" w:hAnsi="Figtree" w:cs="Arial"/>
                <w:sz w:val="20"/>
                <w:szCs w:val="20"/>
              </w:rPr>
            </w:pPr>
            <w:r w:rsidRPr="00E45913">
              <w:rPr>
                <w:rFonts w:ascii="Figtree" w:hAnsi="Figtree" w:cs="Arial"/>
                <w:sz w:val="20"/>
                <w:szCs w:val="20"/>
              </w:rPr>
              <w:t xml:space="preserve">If you move home and want to transfer this lifetime mortgage to the new property, you can do so subject to the new property meeting our lending criteria at the time. </w:t>
            </w:r>
            <w:r w:rsidR="003E7272" w:rsidRPr="00E45913">
              <w:rPr>
                <w:rFonts w:ascii="Figtree" w:hAnsi="Figtree" w:cs="Arial"/>
                <w:sz w:val="20"/>
                <w:szCs w:val="20"/>
              </w:rPr>
              <w:t>We may ask you to repay part of the amount outstanding on the lifetime mortgage if the maximum loan available on your new property is lower than the outstanding balance of your existing lifetime mortgage</w:t>
            </w:r>
            <w:r w:rsidR="00AE1DB5" w:rsidRPr="00E45913">
              <w:rPr>
                <w:rFonts w:ascii="Figtree" w:hAnsi="Figtree" w:cs="Arial"/>
                <w:sz w:val="20"/>
                <w:szCs w:val="20"/>
              </w:rPr>
              <w:t>.</w:t>
            </w:r>
          </w:p>
          <w:p w14:paraId="2C9D6557" w14:textId="77777777" w:rsidR="00BB1AB7" w:rsidRPr="00E45913" w:rsidRDefault="00BB1AB7">
            <w:pPr>
              <w:autoSpaceDE w:val="0"/>
              <w:autoSpaceDN w:val="0"/>
              <w:adjustRightInd w:val="0"/>
              <w:spacing w:after="0" w:line="240" w:lineRule="auto"/>
              <w:rPr>
                <w:rFonts w:ascii="Figtree" w:hAnsi="Figtree" w:cs="Arial"/>
                <w:sz w:val="8"/>
                <w:szCs w:val="8"/>
              </w:rPr>
            </w:pPr>
          </w:p>
          <w:p w14:paraId="2D4588AF" w14:textId="77777777" w:rsidR="00BB1AB7" w:rsidRPr="00E45913" w:rsidRDefault="00BB1AB7">
            <w:pPr>
              <w:autoSpaceDE w:val="0"/>
              <w:autoSpaceDN w:val="0"/>
              <w:adjustRightInd w:val="0"/>
              <w:spacing w:after="0" w:line="240" w:lineRule="auto"/>
              <w:rPr>
                <w:rFonts w:ascii="Figtree" w:hAnsi="Figtree" w:cs="Arial"/>
                <w:sz w:val="8"/>
                <w:szCs w:val="8"/>
              </w:rPr>
            </w:pPr>
          </w:p>
        </w:tc>
      </w:tr>
    </w:tbl>
    <w:p w14:paraId="19ED538D" w14:textId="77777777" w:rsidR="00BB1AB7" w:rsidRDefault="00BB1AB7">
      <w:pPr>
        <w:autoSpaceDE w:val="0"/>
        <w:autoSpaceDN w:val="0"/>
        <w:adjustRightInd w:val="0"/>
        <w:spacing w:after="0" w:line="240" w:lineRule="auto"/>
        <w:rPr>
          <w:rFonts w:ascii="Figtree" w:hAnsi="Figtree" w:cs="Arial"/>
          <w:sz w:val="20"/>
          <w:szCs w:val="20"/>
        </w:rPr>
      </w:pPr>
    </w:p>
    <w:p w14:paraId="27EAA98E" w14:textId="77777777" w:rsidR="00765E9E" w:rsidRDefault="00765E9E">
      <w:pPr>
        <w:autoSpaceDE w:val="0"/>
        <w:autoSpaceDN w:val="0"/>
        <w:adjustRightInd w:val="0"/>
        <w:spacing w:after="0" w:line="240" w:lineRule="auto"/>
        <w:rPr>
          <w:rFonts w:ascii="Figtree" w:hAnsi="Figtree" w:cs="Arial"/>
          <w:sz w:val="20"/>
          <w:szCs w:val="20"/>
        </w:rPr>
      </w:pPr>
    </w:p>
    <w:p w14:paraId="2FCC8A8E" w14:textId="77777777" w:rsidR="00765E9E" w:rsidRDefault="00765E9E">
      <w:pPr>
        <w:autoSpaceDE w:val="0"/>
        <w:autoSpaceDN w:val="0"/>
        <w:adjustRightInd w:val="0"/>
        <w:spacing w:after="0" w:line="240" w:lineRule="auto"/>
        <w:rPr>
          <w:rFonts w:ascii="Figtree" w:hAnsi="Figtree" w:cs="Arial"/>
          <w:sz w:val="20"/>
          <w:szCs w:val="20"/>
        </w:rPr>
      </w:pPr>
    </w:p>
    <w:p w14:paraId="0293AFEF" w14:textId="77777777" w:rsidR="00765E9E" w:rsidRPr="00E45913" w:rsidRDefault="00765E9E">
      <w:pPr>
        <w:autoSpaceDE w:val="0"/>
        <w:autoSpaceDN w:val="0"/>
        <w:adjustRightInd w:val="0"/>
        <w:spacing w:after="0" w:line="240" w:lineRule="auto"/>
        <w:rPr>
          <w:rFonts w:ascii="Figtree" w:hAnsi="Figtree" w:cs="Arial"/>
          <w:sz w:val="20"/>
          <w:szCs w:val="20"/>
        </w:rPr>
      </w:pPr>
    </w:p>
    <w:p w14:paraId="4F4CA8C9" w14:textId="77777777" w:rsidR="00A844EC" w:rsidRPr="00E45913" w:rsidRDefault="00A844EC">
      <w:pPr>
        <w:autoSpaceDE w:val="0"/>
        <w:autoSpaceDN w:val="0"/>
        <w:adjustRightInd w:val="0"/>
        <w:spacing w:after="0" w:line="240" w:lineRule="auto"/>
        <w:rPr>
          <w:rFonts w:ascii="Figtree" w:hAnsi="Figtree" w:cs="Arial"/>
          <w:sz w:val="20"/>
          <w:szCs w:val="20"/>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9"/>
      </w:tblGrid>
      <w:tr w:rsidR="00BB1AB7" w:rsidRPr="00E45913" w14:paraId="1BBB4F35" w14:textId="77777777">
        <w:trPr>
          <w:trHeight w:val="385"/>
        </w:trPr>
        <w:tc>
          <w:tcPr>
            <w:tcW w:w="9209" w:type="dxa"/>
            <w:shd w:val="clear" w:color="auto" w:fill="9CC2E5" w:themeFill="accent1" w:themeFillTint="99"/>
            <w:vAlign w:val="center"/>
          </w:tcPr>
          <w:p w14:paraId="40AB01FE" w14:textId="77777777" w:rsidR="00BB1AB7" w:rsidRPr="00E45913" w:rsidRDefault="00BB1AB7">
            <w:pPr>
              <w:autoSpaceDE w:val="0"/>
              <w:autoSpaceDN w:val="0"/>
              <w:adjustRightInd w:val="0"/>
              <w:spacing w:after="0" w:line="240" w:lineRule="auto"/>
              <w:rPr>
                <w:rFonts w:ascii="Figtree" w:hAnsi="Figtree" w:cs="Arial"/>
                <w:b/>
                <w:sz w:val="8"/>
                <w:szCs w:val="8"/>
              </w:rPr>
            </w:pPr>
          </w:p>
          <w:p w14:paraId="7B7848D5" w14:textId="77777777" w:rsidR="00BB1AB7" w:rsidRPr="00E45913" w:rsidRDefault="00376E26">
            <w:pPr>
              <w:shd w:val="clear" w:color="auto" w:fill="9CC2E5" w:themeFill="accent1" w:themeFillTint="99"/>
              <w:autoSpaceDE w:val="0"/>
              <w:autoSpaceDN w:val="0"/>
              <w:adjustRightInd w:val="0"/>
              <w:spacing w:after="0" w:line="240" w:lineRule="auto"/>
              <w:rPr>
                <w:rFonts w:ascii="Figtree" w:hAnsi="Figtree" w:cs="Arial"/>
                <w:b/>
                <w:sz w:val="20"/>
                <w:szCs w:val="20"/>
              </w:rPr>
            </w:pPr>
            <w:r w:rsidRPr="00E45913">
              <w:rPr>
                <w:rFonts w:ascii="Figtree" w:hAnsi="Figtree" w:cs="Arial"/>
                <w:b/>
                <w:sz w:val="20"/>
                <w:szCs w:val="20"/>
              </w:rPr>
              <w:t>14. Additional features</w:t>
            </w:r>
          </w:p>
          <w:p w14:paraId="508F123B" w14:textId="77777777" w:rsidR="00BB1AB7" w:rsidRPr="00E45913" w:rsidRDefault="00BB1AB7">
            <w:pPr>
              <w:autoSpaceDE w:val="0"/>
              <w:autoSpaceDN w:val="0"/>
              <w:adjustRightInd w:val="0"/>
              <w:spacing w:after="0" w:line="240" w:lineRule="auto"/>
              <w:rPr>
                <w:rFonts w:ascii="Figtree" w:hAnsi="Figtree" w:cs="Arial"/>
                <w:b/>
                <w:sz w:val="8"/>
                <w:szCs w:val="8"/>
              </w:rPr>
            </w:pPr>
          </w:p>
        </w:tc>
      </w:tr>
      <w:tr w:rsidR="00BB1AB7" w:rsidRPr="00E45913" w14:paraId="3BAF6256" w14:textId="77777777">
        <w:tc>
          <w:tcPr>
            <w:tcW w:w="9209" w:type="dxa"/>
            <w:vAlign w:val="center"/>
          </w:tcPr>
          <w:p w14:paraId="7BDA5BB3" w14:textId="77777777" w:rsidR="00BB1AB7" w:rsidRPr="00E45913" w:rsidRDefault="00BB1AB7">
            <w:pPr>
              <w:autoSpaceDE w:val="0"/>
              <w:autoSpaceDN w:val="0"/>
              <w:adjustRightInd w:val="0"/>
              <w:spacing w:after="0" w:line="240" w:lineRule="auto"/>
              <w:rPr>
                <w:rFonts w:ascii="Figtree" w:hAnsi="Figtree" w:cs="Arial"/>
                <w:b/>
                <w:sz w:val="8"/>
                <w:szCs w:val="8"/>
              </w:rPr>
            </w:pPr>
          </w:p>
          <w:p w14:paraId="6D7A0C9A" w14:textId="77777777" w:rsidR="00A844EC" w:rsidRPr="00E45913" w:rsidRDefault="00A844EC" w:rsidP="00A844EC">
            <w:pPr>
              <w:rPr>
                <w:rFonts w:ascii="Figtree" w:eastAsia="Calibri" w:hAnsi="Figtree" w:cs="Arial"/>
                <w:b/>
                <w:sz w:val="20"/>
                <w:szCs w:val="20"/>
              </w:rPr>
            </w:pPr>
            <w:commentRangeStart w:id="71"/>
            <w:commentRangeStart w:id="72"/>
            <w:r w:rsidRPr="00E45913">
              <w:rPr>
                <w:rFonts w:ascii="Figtree" w:eastAsia="Calibri" w:hAnsi="Figtree" w:cs="Arial"/>
                <w:b/>
                <w:sz w:val="20"/>
                <w:szCs w:val="20"/>
              </w:rPr>
              <w:t>Additional borrowing without further approval</w:t>
            </w:r>
          </w:p>
          <w:p w14:paraId="7E4257B8" w14:textId="1C87E9DB" w:rsidR="00A844EC" w:rsidRPr="00E45913" w:rsidRDefault="00A844EC" w:rsidP="00A844EC">
            <w:pPr>
              <w:rPr>
                <w:rFonts w:ascii="Figtree" w:eastAsia="Calibri" w:hAnsi="Figtree" w:cs="Arial"/>
                <w:sz w:val="20"/>
                <w:szCs w:val="20"/>
              </w:rPr>
            </w:pPr>
            <w:r w:rsidRPr="00E45913">
              <w:rPr>
                <w:rFonts w:ascii="Figtree" w:eastAsia="Calibri" w:hAnsi="Figtree" w:cs="Arial"/>
                <w:sz w:val="20"/>
                <w:szCs w:val="20"/>
              </w:rPr>
              <w:t xml:space="preserve">Following your initial lump sum, the maximum amount that is available for you to borrow from your </w:t>
            </w:r>
            <w:r w:rsidR="008B2239">
              <w:rPr>
                <w:rFonts w:ascii="Figtree" w:eastAsia="Calibri" w:hAnsi="Figtree" w:cs="Arial"/>
                <w:sz w:val="20"/>
                <w:szCs w:val="20"/>
              </w:rPr>
              <w:t>drawdown</w:t>
            </w:r>
            <w:r w:rsidRPr="00E45913">
              <w:rPr>
                <w:rFonts w:ascii="Figtree" w:eastAsia="Calibri" w:hAnsi="Figtree" w:cs="Arial"/>
                <w:sz w:val="20"/>
                <w:szCs w:val="20"/>
              </w:rPr>
              <w:t xml:space="preserve"> facility is £</w:t>
            </w:r>
            <w:r w:rsidR="00231E55">
              <w:rPr>
                <w:rFonts w:ascii="Figtree" w:eastAsia="Calibri" w:hAnsi="Figtree" w:cs="Arial"/>
                <w:sz w:val="20"/>
                <w:szCs w:val="20"/>
              </w:rPr>
              <w:t>&lt;&lt;</w:t>
            </w:r>
            <w:r w:rsidR="008D13CF">
              <w:rPr>
                <w:rFonts w:ascii="Figtree" w:eastAsia="Calibri" w:hAnsi="Figtree" w:cs="Arial"/>
                <w:sz w:val="20"/>
                <w:szCs w:val="20"/>
              </w:rPr>
              <w:t>DRAWDOWN AMOUNT</w:t>
            </w:r>
            <w:r w:rsidR="00231E55">
              <w:rPr>
                <w:rFonts w:ascii="Figtree" w:eastAsia="Calibri" w:hAnsi="Figtree" w:cs="Arial"/>
                <w:sz w:val="20"/>
                <w:szCs w:val="20"/>
              </w:rPr>
              <w:t>&gt;&gt;</w:t>
            </w:r>
            <w:r w:rsidRPr="00E45913">
              <w:rPr>
                <w:rFonts w:ascii="Figtree" w:eastAsia="Calibri" w:hAnsi="Figtree" w:cs="Arial"/>
                <w:sz w:val="20"/>
                <w:szCs w:val="20"/>
              </w:rPr>
              <w:t xml:space="preserve">. </w:t>
            </w:r>
          </w:p>
          <w:p w14:paraId="522C34A4" w14:textId="6D3DAE54" w:rsidR="00A844EC" w:rsidRPr="00E45913" w:rsidRDefault="00A844EC" w:rsidP="00A844EC">
            <w:pPr>
              <w:rPr>
                <w:rFonts w:ascii="Figtree" w:eastAsia="Calibri" w:hAnsi="Figtree" w:cs="Arial"/>
                <w:sz w:val="20"/>
                <w:szCs w:val="20"/>
              </w:rPr>
            </w:pPr>
            <w:r w:rsidRPr="00E45913">
              <w:rPr>
                <w:rFonts w:ascii="Figtree" w:eastAsia="Calibri" w:hAnsi="Figtree" w:cs="Arial"/>
                <w:sz w:val="20"/>
                <w:szCs w:val="20"/>
              </w:rPr>
              <w:t>You may apply to borrow any amount between £</w:t>
            </w:r>
            <w:r w:rsidR="00231E55">
              <w:rPr>
                <w:rFonts w:ascii="Figtree" w:eastAsia="Calibri" w:hAnsi="Figtree" w:cs="Arial"/>
                <w:sz w:val="20"/>
                <w:szCs w:val="20"/>
              </w:rPr>
              <w:t>&lt;&lt;</w:t>
            </w:r>
            <w:r w:rsidR="008D13CF">
              <w:rPr>
                <w:rFonts w:ascii="Figtree" w:eastAsia="Calibri" w:hAnsi="Figtree" w:cs="Arial"/>
                <w:sz w:val="20"/>
                <w:szCs w:val="20"/>
              </w:rPr>
              <w:t>MINIMUM DRAWDOWN AMOUNT</w:t>
            </w:r>
            <w:r w:rsidR="00231E55">
              <w:rPr>
                <w:rFonts w:ascii="Figtree" w:eastAsia="Calibri" w:hAnsi="Figtree" w:cs="Arial"/>
                <w:sz w:val="20"/>
                <w:szCs w:val="20"/>
              </w:rPr>
              <w:t>&gt;&gt;</w:t>
            </w:r>
            <w:r w:rsidRPr="00E45913">
              <w:rPr>
                <w:rFonts w:ascii="Figtree" w:eastAsia="Calibri" w:hAnsi="Figtree" w:cs="Arial"/>
                <w:sz w:val="20"/>
                <w:szCs w:val="20"/>
              </w:rPr>
              <w:t xml:space="preserve"> and your remaining </w:t>
            </w:r>
            <w:r w:rsidR="008B2239">
              <w:rPr>
                <w:rFonts w:ascii="Figtree" w:eastAsia="Calibri" w:hAnsi="Figtree" w:cs="Arial"/>
                <w:sz w:val="20"/>
                <w:szCs w:val="20"/>
              </w:rPr>
              <w:t>drawdown</w:t>
            </w:r>
            <w:r w:rsidRPr="00E45913">
              <w:rPr>
                <w:rFonts w:ascii="Figtree" w:eastAsia="Calibri" w:hAnsi="Figtree" w:cs="Arial"/>
                <w:sz w:val="20"/>
                <w:szCs w:val="20"/>
              </w:rPr>
              <w:t xml:space="preserve"> facility. If the amount remaining in your </w:t>
            </w:r>
            <w:r w:rsidR="008B2239">
              <w:rPr>
                <w:rFonts w:ascii="Figtree" w:eastAsia="Calibri" w:hAnsi="Figtree" w:cs="Arial"/>
                <w:sz w:val="20"/>
                <w:szCs w:val="20"/>
              </w:rPr>
              <w:t>drawdown</w:t>
            </w:r>
            <w:r w:rsidRPr="00E45913">
              <w:rPr>
                <w:rFonts w:ascii="Figtree" w:eastAsia="Calibri" w:hAnsi="Figtree" w:cs="Arial"/>
                <w:sz w:val="20"/>
                <w:szCs w:val="20"/>
              </w:rPr>
              <w:t xml:space="preserve"> facility is less than £</w:t>
            </w:r>
            <w:r w:rsidR="00231E55">
              <w:rPr>
                <w:rFonts w:ascii="Figtree" w:eastAsia="Calibri" w:hAnsi="Figtree" w:cs="Arial"/>
                <w:sz w:val="20"/>
                <w:szCs w:val="20"/>
              </w:rPr>
              <w:t>&lt;&lt;</w:t>
            </w:r>
            <w:r w:rsidR="008D13CF">
              <w:rPr>
                <w:rFonts w:ascii="Figtree" w:eastAsia="Calibri" w:hAnsi="Figtree" w:cs="Arial"/>
                <w:sz w:val="20"/>
                <w:szCs w:val="20"/>
              </w:rPr>
              <w:t>MINIMUM DRAWDOWN AMOUNT</w:t>
            </w:r>
            <w:r w:rsidR="00231E55">
              <w:rPr>
                <w:rFonts w:ascii="Figtree" w:eastAsia="Calibri" w:hAnsi="Figtree" w:cs="Arial"/>
                <w:sz w:val="20"/>
                <w:szCs w:val="20"/>
              </w:rPr>
              <w:t>&gt;&gt;</w:t>
            </w:r>
            <w:r w:rsidRPr="00E45913">
              <w:rPr>
                <w:rFonts w:ascii="Figtree" w:eastAsia="Calibri" w:hAnsi="Figtree" w:cs="Arial"/>
                <w:sz w:val="20"/>
                <w:szCs w:val="20"/>
              </w:rPr>
              <w:t xml:space="preserve">, this must be withdrawn in full. Any withdrawal from your </w:t>
            </w:r>
            <w:r w:rsidR="008B2239">
              <w:rPr>
                <w:rFonts w:ascii="Figtree" w:eastAsia="Calibri" w:hAnsi="Figtree" w:cs="Arial"/>
                <w:sz w:val="20"/>
                <w:szCs w:val="20"/>
              </w:rPr>
              <w:t xml:space="preserve">drawdown </w:t>
            </w:r>
            <w:r w:rsidRPr="00E45913">
              <w:rPr>
                <w:rFonts w:ascii="Figtree" w:eastAsia="Calibri" w:hAnsi="Figtree" w:cs="Arial"/>
                <w:sz w:val="20"/>
                <w:szCs w:val="20"/>
              </w:rPr>
              <w:t xml:space="preserve">facility is subject to your lifetime mortgage agreement and will be based on </w:t>
            </w:r>
            <w:r w:rsidR="00153CFA" w:rsidRPr="00E45913">
              <w:rPr>
                <w:rFonts w:ascii="Figtree" w:eastAsia="Calibri" w:hAnsi="Figtree" w:cs="Arial"/>
                <w:sz w:val="20"/>
                <w:szCs w:val="20"/>
              </w:rPr>
              <w:t>more2life</w:t>
            </w:r>
            <w:r w:rsidRPr="00E45913">
              <w:rPr>
                <w:rFonts w:ascii="Figtree" w:eastAsia="Calibri" w:hAnsi="Figtree" w:cs="Arial"/>
                <w:sz w:val="20"/>
                <w:szCs w:val="20"/>
              </w:rPr>
              <w:t>’s lending criteria at the time</w:t>
            </w:r>
            <w:r w:rsidR="00283DB4" w:rsidRPr="00E45913">
              <w:rPr>
                <w:rFonts w:ascii="Figtree" w:eastAsia="Calibri" w:hAnsi="Figtree" w:cs="Arial"/>
                <w:sz w:val="20"/>
                <w:szCs w:val="20"/>
              </w:rPr>
              <w:t xml:space="preserve"> and is subject to compliance with </w:t>
            </w:r>
            <w:r w:rsidR="00EE65B3" w:rsidRPr="00E45913">
              <w:rPr>
                <w:rFonts w:ascii="Figtree" w:eastAsia="Calibri" w:hAnsi="Figtree" w:cs="Arial"/>
                <w:sz w:val="20"/>
                <w:szCs w:val="20"/>
              </w:rPr>
              <w:t>the terms of</w:t>
            </w:r>
            <w:r w:rsidR="00283DB4" w:rsidRPr="00E45913">
              <w:rPr>
                <w:rFonts w:ascii="Figtree" w:eastAsia="Calibri" w:hAnsi="Figtree" w:cs="Arial"/>
                <w:sz w:val="20"/>
                <w:szCs w:val="20"/>
              </w:rPr>
              <w:t xml:space="preserve"> the mortgage</w:t>
            </w:r>
            <w:r w:rsidRPr="00E45913">
              <w:rPr>
                <w:rFonts w:ascii="Figtree" w:eastAsia="Calibri" w:hAnsi="Figtree" w:cs="Arial"/>
                <w:sz w:val="20"/>
                <w:szCs w:val="20"/>
              </w:rPr>
              <w:t xml:space="preserve">. </w:t>
            </w:r>
          </w:p>
          <w:p w14:paraId="04EC48BB" w14:textId="59858737" w:rsidR="00A844EC" w:rsidRPr="00E45913" w:rsidRDefault="00A318E6" w:rsidP="00A844EC">
            <w:pPr>
              <w:rPr>
                <w:rFonts w:ascii="Figtree" w:eastAsia="Calibri" w:hAnsi="Figtree" w:cs="Arial"/>
                <w:sz w:val="20"/>
                <w:szCs w:val="20"/>
              </w:rPr>
            </w:pPr>
            <w:commentRangeStart w:id="73"/>
            <w:commentRangeStart w:id="74"/>
            <w:r w:rsidRPr="00E45913">
              <w:rPr>
                <w:rFonts w:ascii="Figtree" w:eastAsia="Calibri" w:hAnsi="Figtree" w:cs="Arial"/>
                <w:sz w:val="20"/>
                <w:szCs w:val="20"/>
              </w:rPr>
              <w:t xml:space="preserve">Any further cash advance(s) </w:t>
            </w:r>
            <w:r w:rsidR="00A844EC" w:rsidRPr="00E45913">
              <w:rPr>
                <w:rFonts w:ascii="Figtree" w:eastAsia="Calibri" w:hAnsi="Figtree" w:cs="Arial"/>
                <w:sz w:val="20"/>
                <w:szCs w:val="20"/>
              </w:rPr>
              <w:t xml:space="preserve">from your </w:t>
            </w:r>
            <w:r w:rsidR="008B2239">
              <w:rPr>
                <w:rFonts w:ascii="Figtree" w:eastAsia="Calibri" w:hAnsi="Figtree" w:cs="Arial"/>
                <w:sz w:val="20"/>
                <w:szCs w:val="20"/>
              </w:rPr>
              <w:t xml:space="preserve">drawdown </w:t>
            </w:r>
            <w:r w:rsidR="00A844EC" w:rsidRPr="00E45913">
              <w:rPr>
                <w:rFonts w:ascii="Figtree" w:eastAsia="Calibri" w:hAnsi="Figtree" w:cs="Arial"/>
                <w:sz w:val="20"/>
                <w:szCs w:val="20"/>
              </w:rPr>
              <w:t>facility</w:t>
            </w:r>
            <w:r w:rsidRPr="00E45913">
              <w:rPr>
                <w:rFonts w:ascii="Figtree" w:eastAsia="Calibri" w:hAnsi="Figtree" w:cs="Arial"/>
                <w:sz w:val="20"/>
                <w:szCs w:val="20"/>
              </w:rPr>
              <w:t xml:space="preserve"> will be subject to the interest rate available from </w:t>
            </w:r>
            <w:r w:rsidR="00153CFA" w:rsidRPr="00E45913">
              <w:rPr>
                <w:rFonts w:ascii="Figtree" w:eastAsia="Calibri" w:hAnsi="Figtree" w:cs="Arial"/>
                <w:sz w:val="20"/>
                <w:szCs w:val="20"/>
              </w:rPr>
              <w:t>more2life</w:t>
            </w:r>
            <w:r w:rsidRPr="00E45913">
              <w:rPr>
                <w:rFonts w:ascii="Figtree" w:eastAsia="Calibri" w:hAnsi="Figtree" w:cs="Arial"/>
                <w:sz w:val="20"/>
                <w:szCs w:val="20"/>
              </w:rPr>
              <w:t xml:space="preserve"> Limited for new borrowing at the time of application. The interest rate on further amounts drawn from your </w:t>
            </w:r>
            <w:r w:rsidR="008B2239">
              <w:rPr>
                <w:rFonts w:ascii="Figtree" w:eastAsia="Calibri" w:hAnsi="Figtree" w:cs="Arial"/>
                <w:sz w:val="20"/>
                <w:szCs w:val="20"/>
              </w:rPr>
              <w:t>drawdown</w:t>
            </w:r>
            <w:r w:rsidR="009F60A3">
              <w:rPr>
                <w:rFonts w:ascii="Figtree" w:eastAsia="Calibri" w:hAnsi="Figtree" w:cs="Arial"/>
                <w:sz w:val="20"/>
                <w:szCs w:val="20"/>
              </w:rPr>
              <w:t xml:space="preserve"> </w:t>
            </w:r>
            <w:r w:rsidRPr="00E45913">
              <w:rPr>
                <w:rFonts w:ascii="Figtree" w:eastAsia="Calibri" w:hAnsi="Figtree" w:cs="Arial"/>
                <w:sz w:val="20"/>
                <w:szCs w:val="20"/>
              </w:rPr>
              <w:t>facility could be more of less than your initial interest rate</w:t>
            </w:r>
            <w:r w:rsidR="00A844EC" w:rsidRPr="00E45913">
              <w:rPr>
                <w:rFonts w:ascii="Figtree" w:eastAsia="Calibri" w:hAnsi="Figtree" w:cs="Arial"/>
                <w:sz w:val="20"/>
                <w:szCs w:val="20"/>
              </w:rPr>
              <w:t xml:space="preserve">. </w:t>
            </w:r>
            <w:commentRangeEnd w:id="73"/>
            <w:r w:rsidR="00336C60" w:rsidRPr="00336C60">
              <w:rPr>
                <w:rStyle w:val="CommentReference"/>
                <w:rFonts w:ascii="Figtree" w:eastAsia="Calibri" w:hAnsi="Figtree" w:cs="Arial"/>
                <w:sz w:val="20"/>
                <w:szCs w:val="20"/>
              </w:rPr>
              <w:commentReference w:id="73"/>
            </w:r>
            <w:commentRangeEnd w:id="74"/>
            <w:r w:rsidR="008A7F40" w:rsidRPr="00336C60">
              <w:rPr>
                <w:rStyle w:val="CommentReference"/>
                <w:rFonts w:ascii="Figtree" w:eastAsia="Calibri" w:hAnsi="Figtree" w:cs="Arial"/>
                <w:sz w:val="20"/>
                <w:szCs w:val="20"/>
              </w:rPr>
              <w:commentReference w:id="74"/>
            </w:r>
            <w:commentRangeStart w:id="75"/>
            <w:commentRangeStart w:id="76"/>
            <w:r w:rsidR="00336C60" w:rsidRPr="00336C60">
              <w:rPr>
                <w:rFonts w:ascii="Figtree" w:eastAsia="Calibri" w:hAnsi="Figtree" w:cs="Arial"/>
                <w:sz w:val="20"/>
                <w:szCs w:val="20"/>
              </w:rPr>
              <w:t xml:space="preserve">A different fixed interest rate may be applied to subsequent borrowing from your drawdown facility, which shall be based on the interest rates which would be applied by more2life Limited at such time to any new borrowing, taking account of your then age and the value of your property relative to your total outstanding balance and any unutilised drawdown facility. The interest rate applicable to such subsequent borrowing may be more or less than your initial interest rate. </w:t>
            </w:r>
            <w:commentRangeEnd w:id="75"/>
            <w:r w:rsidR="00336C60" w:rsidRPr="00E45913">
              <w:rPr>
                <w:rStyle w:val="CommentReference"/>
                <w:rFonts w:ascii="Figtree" w:eastAsia="Calibri" w:hAnsi="Figtree" w:cs="Arial"/>
                <w:sz w:val="20"/>
                <w:szCs w:val="20"/>
              </w:rPr>
              <w:commentReference w:id="75"/>
            </w:r>
            <w:commentRangeEnd w:id="76"/>
            <w:r w:rsidR="00471742" w:rsidRPr="00E45913">
              <w:rPr>
                <w:rStyle w:val="CommentReference"/>
                <w:rFonts w:ascii="Figtree" w:eastAsia="Calibri" w:hAnsi="Figtree" w:cs="Arial"/>
                <w:sz w:val="20"/>
                <w:szCs w:val="20"/>
              </w:rPr>
              <w:commentReference w:id="76"/>
            </w:r>
            <w:r w:rsidR="00A844EC" w:rsidRPr="00E45913">
              <w:rPr>
                <w:rFonts w:ascii="Figtree" w:eastAsia="Calibri" w:hAnsi="Figtree" w:cs="Arial"/>
                <w:sz w:val="20"/>
                <w:szCs w:val="20"/>
              </w:rPr>
              <w:t xml:space="preserve">We will provide you with an Offer confirming the interest rate </w:t>
            </w:r>
            <w:r w:rsidR="00BD5156" w:rsidRPr="00E45913">
              <w:rPr>
                <w:rFonts w:ascii="Figtree" w:eastAsia="Calibri" w:hAnsi="Figtree" w:cs="Arial"/>
                <w:sz w:val="20"/>
                <w:szCs w:val="20"/>
              </w:rPr>
              <w:t xml:space="preserve">and the APR </w:t>
            </w:r>
            <w:r w:rsidR="00A844EC" w:rsidRPr="00E45913">
              <w:rPr>
                <w:rFonts w:ascii="Figtree" w:eastAsia="Calibri" w:hAnsi="Figtree" w:cs="Arial"/>
                <w:sz w:val="20"/>
                <w:szCs w:val="20"/>
              </w:rPr>
              <w:t xml:space="preserve">each time we agree to your request for additional borrowing.  </w:t>
            </w:r>
          </w:p>
          <w:p w14:paraId="77AED68B" w14:textId="6ED8B06F" w:rsidR="00A844EC" w:rsidRPr="00E45913" w:rsidRDefault="00A844EC" w:rsidP="00A844EC">
            <w:pPr>
              <w:rPr>
                <w:rFonts w:ascii="Figtree" w:eastAsia="Calibri" w:hAnsi="Figtree" w:cs="Arial"/>
                <w:sz w:val="20"/>
                <w:szCs w:val="20"/>
              </w:rPr>
            </w:pPr>
            <w:r w:rsidRPr="00E45913">
              <w:rPr>
                <w:rFonts w:ascii="Figtree" w:eastAsia="Calibri" w:hAnsi="Figtree" w:cs="Arial"/>
                <w:sz w:val="20"/>
                <w:szCs w:val="20"/>
              </w:rPr>
              <w:t xml:space="preserve">The following example shows how your lifetime mortgage could change over the example term of </w:t>
            </w:r>
            <w:r w:rsidR="00115951">
              <w:rPr>
                <w:rFonts w:ascii="Figtree" w:eastAsia="Calibri" w:hAnsi="Figtree" w:cs="Arial"/>
                <w:sz w:val="20"/>
                <w:szCs w:val="20"/>
              </w:rPr>
              <w:t>&lt;&lt;</w:t>
            </w:r>
            <w:r w:rsidR="0009272E">
              <w:rPr>
                <w:rFonts w:ascii="Figtree" w:eastAsia="Calibri" w:hAnsi="Figtree" w:cs="Arial"/>
                <w:sz w:val="20"/>
                <w:szCs w:val="20"/>
              </w:rPr>
              <w:t>ESTIMATED TERM</w:t>
            </w:r>
            <w:r w:rsidR="00115951">
              <w:rPr>
                <w:rFonts w:ascii="Figtree" w:eastAsia="Calibri" w:hAnsi="Figtree" w:cs="Arial"/>
                <w:sz w:val="20"/>
                <w:szCs w:val="20"/>
              </w:rPr>
              <w:t>&gt;&gt;</w:t>
            </w:r>
            <w:r w:rsidR="00BD5156" w:rsidRPr="00E45913">
              <w:rPr>
                <w:rFonts w:ascii="Figtree" w:eastAsia="Calibri" w:hAnsi="Figtree" w:cs="Arial"/>
                <w:sz w:val="20"/>
                <w:szCs w:val="20"/>
              </w:rPr>
              <w:t xml:space="preserve"> years </w:t>
            </w:r>
            <w:r w:rsidRPr="00E45913">
              <w:rPr>
                <w:rFonts w:ascii="Figtree" w:eastAsia="Calibri" w:hAnsi="Figtree" w:cs="Arial"/>
                <w:sz w:val="20"/>
                <w:szCs w:val="20"/>
              </w:rPr>
              <w:t xml:space="preserve">if you borrowed the whole of your </w:t>
            </w:r>
            <w:r w:rsidR="008B2239">
              <w:rPr>
                <w:rFonts w:ascii="Figtree" w:eastAsia="Calibri" w:hAnsi="Figtree" w:cs="Arial"/>
                <w:sz w:val="20"/>
                <w:szCs w:val="20"/>
              </w:rPr>
              <w:t xml:space="preserve">drawdown </w:t>
            </w:r>
            <w:r w:rsidRPr="00E45913">
              <w:rPr>
                <w:rFonts w:ascii="Figtree" w:eastAsia="Calibri" w:hAnsi="Figtree" w:cs="Arial"/>
                <w:sz w:val="20"/>
                <w:szCs w:val="20"/>
              </w:rPr>
              <w:t xml:space="preserve">facility on completion of your </w:t>
            </w:r>
            <w:r w:rsidRPr="00E45913">
              <w:rPr>
                <w:rFonts w:ascii="Figtree" w:eastAsia="Calibri" w:hAnsi="Figtree" w:cs="Arial"/>
                <w:sz w:val="20"/>
                <w:szCs w:val="20"/>
              </w:rPr>
              <w:lastRenderedPageBreak/>
              <w:t xml:space="preserve">lifetime mortgage. </w:t>
            </w:r>
            <w:commentRangeStart w:id="77"/>
            <w:commentRangeStart w:id="78"/>
            <w:r w:rsidRPr="00E45913">
              <w:rPr>
                <w:rFonts w:ascii="Figtree" w:eastAsia="Calibri" w:hAnsi="Figtree" w:cs="Arial"/>
                <w:sz w:val="20"/>
                <w:szCs w:val="20"/>
              </w:rPr>
              <w:t xml:space="preserve">It also shows the maximum early repayment charge which could apply. This is based on the current interest rate of </w:t>
            </w:r>
            <w:r w:rsidR="00115951">
              <w:rPr>
                <w:rFonts w:ascii="Figtree" w:eastAsia="Calibri" w:hAnsi="Figtree" w:cs="Arial"/>
                <w:sz w:val="20"/>
                <w:szCs w:val="20"/>
              </w:rPr>
              <w:t>&lt;&lt;</w:t>
            </w:r>
            <w:r w:rsidR="00A12203">
              <w:rPr>
                <w:rFonts w:ascii="Figtree" w:eastAsia="Calibri" w:hAnsi="Figtree" w:cs="Arial"/>
                <w:sz w:val="20"/>
                <w:szCs w:val="20"/>
              </w:rPr>
              <w:t>MER</w:t>
            </w:r>
            <w:r w:rsidR="00A12203" w:rsidRPr="00E45913" w:rsidDel="00A12203">
              <w:rPr>
                <w:rFonts w:ascii="Figtree" w:eastAsia="Calibri" w:hAnsi="Figtree" w:cs="Arial"/>
                <w:sz w:val="20"/>
                <w:szCs w:val="20"/>
              </w:rPr>
              <w:t xml:space="preserve"> </w:t>
            </w:r>
            <w:r w:rsidRPr="00E45913">
              <w:rPr>
                <w:rFonts w:ascii="Figtree" w:eastAsia="Calibri" w:hAnsi="Figtree" w:cs="Arial"/>
                <w:sz w:val="20"/>
                <w:szCs w:val="20"/>
              </w:rPr>
              <w:t>%</w:t>
            </w:r>
            <w:r w:rsidR="00115951">
              <w:rPr>
                <w:rFonts w:ascii="Figtree" w:eastAsia="Calibri" w:hAnsi="Figtree" w:cs="Arial"/>
                <w:sz w:val="20"/>
                <w:szCs w:val="20"/>
              </w:rPr>
              <w:t>&gt;&gt;</w:t>
            </w:r>
            <w:r w:rsidRPr="00E45913">
              <w:rPr>
                <w:rFonts w:ascii="Figtree" w:eastAsia="Calibri" w:hAnsi="Figtree" w:cs="Arial"/>
                <w:sz w:val="20"/>
                <w:szCs w:val="20"/>
              </w:rPr>
              <w:t xml:space="preserve">. </w:t>
            </w:r>
            <w:commentRangeEnd w:id="77"/>
            <w:r w:rsidR="0011474A" w:rsidRPr="00E45913">
              <w:rPr>
                <w:rStyle w:val="CommentReference"/>
                <w:rFonts w:ascii="Figtree" w:eastAsia="Calibri" w:hAnsi="Figtree" w:cs="Arial"/>
                <w:sz w:val="20"/>
                <w:szCs w:val="20"/>
              </w:rPr>
              <w:commentReference w:id="77"/>
            </w:r>
            <w:commentRangeEnd w:id="78"/>
            <w:r w:rsidR="004E5D2A" w:rsidRPr="00E45913">
              <w:rPr>
                <w:rStyle w:val="CommentReference"/>
                <w:rFonts w:ascii="Figtree" w:eastAsia="Calibri" w:hAnsi="Figtree" w:cs="Arial"/>
                <w:sz w:val="20"/>
                <w:szCs w:val="20"/>
              </w:rPr>
              <w:commentReference w:id="78"/>
            </w:r>
          </w:p>
          <w:tbl>
            <w:tblPr>
              <w:tblStyle w:val="TableGrid"/>
              <w:tblW w:w="0" w:type="auto"/>
              <w:tblLook w:val="04A0" w:firstRow="1" w:lastRow="0" w:firstColumn="1" w:lastColumn="0" w:noHBand="0" w:noVBand="1"/>
            </w:tblPr>
            <w:tblGrid>
              <w:gridCol w:w="2690"/>
              <w:gridCol w:w="2694"/>
              <w:gridCol w:w="3599"/>
            </w:tblGrid>
            <w:tr w:rsidR="00EB7C27" w:rsidRPr="00E45913" w14:paraId="199801CF" w14:textId="77777777" w:rsidTr="001D628E">
              <w:tc>
                <w:tcPr>
                  <w:tcW w:w="3089" w:type="dxa"/>
                </w:tcPr>
                <w:p w14:paraId="09697D93" w14:textId="77777777" w:rsidR="00A844EC" w:rsidRPr="00E45913" w:rsidRDefault="00A844EC" w:rsidP="00A844EC">
                  <w:pPr>
                    <w:rPr>
                      <w:rFonts w:ascii="Figtree" w:eastAsia="Calibri" w:hAnsi="Figtree" w:cs="Arial"/>
                      <w:b/>
                      <w:sz w:val="20"/>
                      <w:szCs w:val="20"/>
                    </w:rPr>
                  </w:pPr>
                  <w:r w:rsidRPr="00E45913">
                    <w:rPr>
                      <w:rFonts w:ascii="Figtree" w:eastAsia="Calibri" w:hAnsi="Figtree" w:cs="Arial"/>
                      <w:b/>
                      <w:sz w:val="20"/>
                      <w:szCs w:val="20"/>
                    </w:rPr>
                    <w:t>Maximum loan amount</w:t>
                  </w:r>
                </w:p>
              </w:tc>
              <w:tc>
                <w:tcPr>
                  <w:tcW w:w="3089" w:type="dxa"/>
                </w:tcPr>
                <w:p w14:paraId="2F03133F" w14:textId="0F49EBF5" w:rsidR="00A844EC" w:rsidRPr="00E45913" w:rsidRDefault="00A844EC" w:rsidP="00A844EC">
                  <w:pPr>
                    <w:rPr>
                      <w:rFonts w:ascii="Figtree" w:eastAsia="Calibri" w:hAnsi="Figtree" w:cs="Arial"/>
                      <w:b/>
                      <w:sz w:val="20"/>
                      <w:szCs w:val="20"/>
                    </w:rPr>
                  </w:pPr>
                  <w:r w:rsidRPr="00E45913">
                    <w:rPr>
                      <w:rFonts w:ascii="Figtree" w:eastAsia="Calibri" w:hAnsi="Figtree" w:cs="Arial"/>
                      <w:b/>
                      <w:sz w:val="20"/>
                      <w:szCs w:val="20"/>
                    </w:rPr>
                    <w:t xml:space="preserve">What you will owe at the end of </w:t>
                  </w:r>
                  <w:r w:rsidR="00C135E9">
                    <w:rPr>
                      <w:rFonts w:ascii="Figtree" w:eastAsia="Calibri" w:hAnsi="Figtree" w:cs="Arial"/>
                      <w:b/>
                      <w:sz w:val="20"/>
                      <w:szCs w:val="20"/>
                    </w:rPr>
                    <w:t>&lt;&lt;</w:t>
                  </w:r>
                  <w:r w:rsidR="00B07EAD">
                    <w:rPr>
                      <w:rFonts w:ascii="Figtree" w:eastAsia="Calibri" w:hAnsi="Figtree" w:cs="Arial"/>
                      <w:b/>
                      <w:sz w:val="20"/>
                      <w:szCs w:val="20"/>
                    </w:rPr>
                    <w:t>ESTIMATED TERM</w:t>
                  </w:r>
                  <w:r w:rsidR="00C135E9">
                    <w:rPr>
                      <w:rFonts w:ascii="Figtree" w:eastAsia="Calibri" w:hAnsi="Figtree" w:cs="Arial"/>
                      <w:b/>
                      <w:sz w:val="20"/>
                      <w:szCs w:val="20"/>
                    </w:rPr>
                    <w:t>&gt;&gt;</w:t>
                  </w:r>
                  <w:r w:rsidRPr="00E45913">
                    <w:rPr>
                      <w:rFonts w:ascii="Figtree" w:eastAsia="Calibri" w:hAnsi="Figtree" w:cs="Arial"/>
                      <w:b/>
                      <w:sz w:val="20"/>
                      <w:szCs w:val="20"/>
                    </w:rPr>
                    <w:t xml:space="preserve"> years</w:t>
                  </w:r>
                </w:p>
              </w:tc>
              <w:tc>
                <w:tcPr>
                  <w:tcW w:w="3089" w:type="dxa"/>
                </w:tcPr>
                <w:p w14:paraId="24061D1F" w14:textId="77777777" w:rsidR="00A844EC" w:rsidRPr="00E45913" w:rsidRDefault="00A844EC" w:rsidP="00A844EC">
                  <w:pPr>
                    <w:rPr>
                      <w:rFonts w:ascii="Figtree" w:eastAsia="Calibri" w:hAnsi="Figtree" w:cs="Arial"/>
                      <w:b/>
                      <w:sz w:val="20"/>
                      <w:szCs w:val="20"/>
                    </w:rPr>
                  </w:pPr>
                  <w:r w:rsidRPr="00E45913">
                    <w:rPr>
                      <w:rFonts w:ascii="Figtree" w:eastAsia="Calibri" w:hAnsi="Figtree" w:cs="Arial"/>
                      <w:b/>
                      <w:sz w:val="20"/>
                      <w:szCs w:val="20"/>
                    </w:rPr>
                    <w:t>Maximum early repayment charge</w:t>
                  </w:r>
                </w:p>
              </w:tc>
            </w:tr>
            <w:tr w:rsidR="00EB7C27" w:rsidRPr="00E45913" w14:paraId="043196CE" w14:textId="77777777" w:rsidTr="001D628E">
              <w:tc>
                <w:tcPr>
                  <w:tcW w:w="3089" w:type="dxa"/>
                </w:tcPr>
                <w:p w14:paraId="778A29FA" w14:textId="0A138645" w:rsidR="00A844EC" w:rsidRPr="00E45913" w:rsidRDefault="00A844EC" w:rsidP="00A844EC">
                  <w:pPr>
                    <w:rPr>
                      <w:rFonts w:ascii="Figtree" w:eastAsia="Calibri" w:hAnsi="Figtree" w:cs="Arial"/>
                      <w:sz w:val="20"/>
                      <w:szCs w:val="20"/>
                    </w:rPr>
                  </w:pPr>
                  <w:r w:rsidRPr="00E45913">
                    <w:rPr>
                      <w:rFonts w:ascii="Figtree" w:eastAsia="Calibri" w:hAnsi="Figtree" w:cs="Arial"/>
                      <w:sz w:val="20"/>
                      <w:szCs w:val="20"/>
                    </w:rPr>
                    <w:t>£</w:t>
                  </w:r>
                  <w:r w:rsidR="00231E55">
                    <w:rPr>
                      <w:rFonts w:ascii="Figtree" w:eastAsia="Calibri" w:hAnsi="Figtree" w:cs="Arial"/>
                      <w:sz w:val="20"/>
                      <w:szCs w:val="20"/>
                    </w:rPr>
                    <w:t>&lt;&lt;</w:t>
                  </w:r>
                  <w:r w:rsidR="002E6688">
                    <w:rPr>
                      <w:rFonts w:ascii="Figtree" w:eastAsia="Calibri" w:hAnsi="Figtree" w:cs="Arial"/>
                      <w:sz w:val="20"/>
                      <w:szCs w:val="20"/>
                    </w:rPr>
                    <w:t>TOTAL BORROWING</w:t>
                  </w:r>
                  <w:r w:rsidR="00231E55">
                    <w:rPr>
                      <w:rFonts w:ascii="Figtree" w:eastAsia="Calibri" w:hAnsi="Figtree" w:cs="Arial"/>
                      <w:sz w:val="20"/>
                      <w:szCs w:val="20"/>
                    </w:rPr>
                    <w:t>&gt;&gt;</w:t>
                  </w:r>
                </w:p>
              </w:tc>
              <w:tc>
                <w:tcPr>
                  <w:tcW w:w="3089" w:type="dxa"/>
                </w:tcPr>
                <w:p w14:paraId="0A795C7A" w14:textId="7269FE66" w:rsidR="00A844EC" w:rsidRPr="00E45913" w:rsidRDefault="00A844EC" w:rsidP="00A844EC">
                  <w:pPr>
                    <w:rPr>
                      <w:rFonts w:ascii="Figtree" w:eastAsia="Calibri" w:hAnsi="Figtree" w:cs="Arial"/>
                      <w:sz w:val="20"/>
                      <w:szCs w:val="20"/>
                    </w:rPr>
                  </w:pPr>
                  <w:r w:rsidRPr="00E45913">
                    <w:rPr>
                      <w:rFonts w:ascii="Figtree" w:eastAsia="Calibri" w:hAnsi="Figtree" w:cs="Arial"/>
                      <w:sz w:val="20"/>
                      <w:szCs w:val="20"/>
                    </w:rPr>
                    <w:t>£</w:t>
                  </w:r>
                  <w:r w:rsidR="00231E55">
                    <w:rPr>
                      <w:rFonts w:ascii="Figtree" w:eastAsia="Calibri" w:hAnsi="Figtree" w:cs="Arial"/>
                      <w:sz w:val="20"/>
                      <w:szCs w:val="20"/>
                    </w:rPr>
                    <w:t>&lt;&lt;</w:t>
                  </w:r>
                  <w:r w:rsidR="00660F27">
                    <w:rPr>
                      <w:rFonts w:ascii="Figtree" w:eastAsia="Calibri" w:hAnsi="Figtree" w:cs="Arial"/>
                      <w:sz w:val="20"/>
                      <w:szCs w:val="20"/>
                    </w:rPr>
                    <w:t xml:space="preserve">TOTAL AMOUNT OWED INC </w:t>
                  </w:r>
                  <w:r w:rsidR="00EB7C27">
                    <w:rPr>
                      <w:rFonts w:ascii="Figtree" w:eastAsia="Calibri" w:hAnsi="Figtree" w:cs="Arial"/>
                      <w:sz w:val="20"/>
                      <w:szCs w:val="20"/>
                    </w:rPr>
                    <w:t>DRAWDOWN</w:t>
                  </w:r>
                  <w:r w:rsidR="00231E55">
                    <w:rPr>
                      <w:rFonts w:ascii="Figtree" w:eastAsia="Calibri" w:hAnsi="Figtree" w:cs="Arial"/>
                      <w:sz w:val="20"/>
                      <w:szCs w:val="20"/>
                    </w:rPr>
                    <w:t>&gt;&gt;</w:t>
                  </w:r>
                </w:p>
              </w:tc>
              <w:tc>
                <w:tcPr>
                  <w:tcW w:w="3089" w:type="dxa"/>
                </w:tcPr>
                <w:p w14:paraId="6CDD6326" w14:textId="088692DE" w:rsidR="00A844EC" w:rsidRPr="00E45913" w:rsidRDefault="00A844EC" w:rsidP="00A844EC">
                  <w:pPr>
                    <w:rPr>
                      <w:rFonts w:ascii="Figtree" w:eastAsia="Calibri" w:hAnsi="Figtree" w:cs="Arial"/>
                      <w:sz w:val="20"/>
                      <w:szCs w:val="20"/>
                    </w:rPr>
                  </w:pPr>
                  <w:commentRangeStart w:id="79"/>
                  <w:commentRangeStart w:id="80"/>
                  <w:commentRangeStart w:id="81"/>
                  <w:commentRangeStart w:id="82"/>
                  <w:r w:rsidRPr="00E45913">
                    <w:rPr>
                      <w:rFonts w:ascii="Figtree" w:eastAsia="Calibri" w:hAnsi="Figtree" w:cs="Arial"/>
                      <w:sz w:val="20"/>
                      <w:szCs w:val="20"/>
                    </w:rPr>
                    <w:t>£</w:t>
                  </w:r>
                  <w:r w:rsidR="00231E55">
                    <w:rPr>
                      <w:rFonts w:ascii="Figtree" w:eastAsia="Calibri" w:hAnsi="Figtree" w:cs="Arial"/>
                      <w:sz w:val="20"/>
                      <w:szCs w:val="20"/>
                    </w:rPr>
                    <w:t>&lt;&lt;</w:t>
                  </w:r>
                  <w:r w:rsidR="00660F27">
                    <w:rPr>
                      <w:rFonts w:ascii="Figtree" w:eastAsia="Calibri" w:hAnsi="Figtree" w:cs="Arial"/>
                      <w:sz w:val="20"/>
                      <w:szCs w:val="20"/>
                    </w:rPr>
                    <w:t xml:space="preserve">MAX ERC INC </w:t>
                  </w:r>
                  <w:r w:rsidR="00EB7C27">
                    <w:rPr>
                      <w:rFonts w:ascii="Figtree" w:eastAsia="Calibri" w:hAnsi="Figtree" w:cs="Arial"/>
                      <w:sz w:val="20"/>
                      <w:szCs w:val="20"/>
                    </w:rPr>
                    <w:t>DRAWDOWN</w:t>
                  </w:r>
                  <w:commentRangeEnd w:id="79"/>
                  <w:r w:rsidR="00AA0B31">
                    <w:rPr>
                      <w:rStyle w:val="CommentReference"/>
                      <w:rFonts w:ascii="Figtree" w:eastAsia="Calibri" w:hAnsi="Figtree" w:cs="Arial"/>
                      <w:sz w:val="20"/>
                      <w:szCs w:val="20"/>
                    </w:rPr>
                    <w:commentReference w:id="79"/>
                  </w:r>
                  <w:commentRangeEnd w:id="80"/>
                  <w:r w:rsidR="004E5D2A">
                    <w:rPr>
                      <w:rStyle w:val="CommentReference"/>
                      <w:rFonts w:ascii="Figtree" w:eastAsia="Calibri" w:hAnsi="Figtree" w:cs="Arial"/>
                      <w:sz w:val="20"/>
                      <w:szCs w:val="20"/>
                    </w:rPr>
                    <w:commentReference w:id="80"/>
                  </w:r>
                  <w:commentRangeEnd w:id="81"/>
                  <w:r w:rsidR="00963059">
                    <w:rPr>
                      <w:rStyle w:val="CommentReference"/>
                      <w:rFonts w:ascii="Figtree" w:eastAsia="Calibri" w:hAnsi="Figtree" w:cs="Arial"/>
                      <w:sz w:val="20"/>
                      <w:szCs w:val="20"/>
                    </w:rPr>
                    <w:commentReference w:id="81"/>
                  </w:r>
                  <w:commentRangeEnd w:id="82"/>
                  <w:r w:rsidR="001A761B">
                    <w:rPr>
                      <w:rStyle w:val="CommentReference"/>
                      <w:rFonts w:ascii="Figtree" w:eastAsia="Calibri" w:hAnsi="Figtree" w:cs="Arial"/>
                      <w:sz w:val="20"/>
                      <w:szCs w:val="20"/>
                    </w:rPr>
                    <w:commentReference w:id="82"/>
                  </w:r>
                  <w:r w:rsidR="00231E55">
                    <w:rPr>
                      <w:rFonts w:ascii="Figtree" w:eastAsia="Calibri" w:hAnsi="Figtree" w:cs="Arial"/>
                      <w:sz w:val="20"/>
                      <w:szCs w:val="20"/>
                    </w:rPr>
                    <w:t>&gt;&gt;</w:t>
                  </w:r>
                </w:p>
              </w:tc>
            </w:tr>
          </w:tbl>
          <w:p w14:paraId="7D7302D2" w14:textId="77777777" w:rsidR="00A844EC" w:rsidRPr="00E45913" w:rsidRDefault="00A844EC" w:rsidP="00A844EC">
            <w:pPr>
              <w:spacing w:after="0"/>
              <w:rPr>
                <w:rFonts w:ascii="Figtree" w:eastAsia="Calibri" w:hAnsi="Figtree" w:cs="Arial"/>
                <w:sz w:val="20"/>
                <w:szCs w:val="20"/>
              </w:rPr>
            </w:pPr>
          </w:p>
          <w:p w14:paraId="40403603" w14:textId="35F7B5EF" w:rsidR="00A844EC" w:rsidRPr="00E45913" w:rsidRDefault="00A844EC" w:rsidP="00A844EC">
            <w:pPr>
              <w:rPr>
                <w:rFonts w:ascii="Figtree" w:eastAsia="Calibri" w:hAnsi="Figtree" w:cs="Arial"/>
                <w:sz w:val="20"/>
                <w:szCs w:val="20"/>
              </w:rPr>
            </w:pPr>
            <w:r w:rsidRPr="00E45913">
              <w:rPr>
                <w:rFonts w:ascii="Figtree" w:eastAsia="Calibri" w:hAnsi="Figtree" w:cs="Arial"/>
                <w:sz w:val="20"/>
                <w:szCs w:val="20"/>
              </w:rPr>
              <w:t xml:space="preserve">Remember that the lifetime mortgage could run for a longer or shorter time than </w:t>
            </w:r>
            <w:r w:rsidR="00231E55">
              <w:rPr>
                <w:rFonts w:ascii="Figtree" w:eastAsia="Calibri" w:hAnsi="Figtree" w:cs="Arial"/>
                <w:sz w:val="20"/>
                <w:szCs w:val="20"/>
              </w:rPr>
              <w:t>&lt;&lt;</w:t>
            </w:r>
            <w:r w:rsidR="00C702F0">
              <w:rPr>
                <w:rFonts w:ascii="Figtree" w:eastAsia="Calibri" w:hAnsi="Figtree" w:cs="Arial"/>
                <w:sz w:val="20"/>
                <w:szCs w:val="20"/>
              </w:rPr>
              <w:t>ESTIMATED TERM</w:t>
            </w:r>
            <w:r w:rsidR="00231E55">
              <w:rPr>
                <w:rFonts w:ascii="Figtree" w:eastAsia="Calibri" w:hAnsi="Figtree" w:cs="Arial"/>
                <w:sz w:val="20"/>
                <w:szCs w:val="20"/>
              </w:rPr>
              <w:t>&gt;&gt;</w:t>
            </w:r>
            <w:r w:rsidRPr="00E45913">
              <w:rPr>
                <w:rFonts w:ascii="Figtree" w:eastAsia="Calibri" w:hAnsi="Figtree" w:cs="Arial"/>
                <w:sz w:val="20"/>
                <w:szCs w:val="20"/>
              </w:rPr>
              <w:t xml:space="preserve"> years and if it runs for longer, the amount you owe will carry on increasing.</w:t>
            </w:r>
          </w:p>
          <w:p w14:paraId="7A64F783" w14:textId="77777777" w:rsidR="00A844EC" w:rsidRPr="00E45913" w:rsidRDefault="00A844EC" w:rsidP="00A844EC">
            <w:pPr>
              <w:rPr>
                <w:rFonts w:ascii="Figtree" w:eastAsia="Calibri" w:hAnsi="Figtree" w:cs="Arial"/>
                <w:sz w:val="20"/>
                <w:szCs w:val="20"/>
              </w:rPr>
            </w:pPr>
            <w:r w:rsidRPr="00E45913">
              <w:rPr>
                <w:rFonts w:ascii="Figtree" w:eastAsia="Calibri" w:hAnsi="Figtree" w:cs="Arial"/>
                <w:sz w:val="20"/>
                <w:szCs w:val="20"/>
              </w:rPr>
              <w:t xml:space="preserve">Any additional borrowing must be repaid in full at the same time as the initial loan you received at the start of the lifetime mortgage. </w:t>
            </w:r>
          </w:p>
          <w:p w14:paraId="0E786869" w14:textId="77777777" w:rsidR="00A844EC" w:rsidRDefault="00A844EC" w:rsidP="00A844EC">
            <w:pPr>
              <w:rPr>
                <w:rFonts w:ascii="Figtree" w:eastAsia="Calibri" w:hAnsi="Figtree" w:cs="Arial"/>
                <w:sz w:val="20"/>
                <w:szCs w:val="20"/>
              </w:rPr>
            </w:pPr>
            <w:commentRangeStart w:id="83"/>
            <w:commentRangeStart w:id="84"/>
            <w:r w:rsidRPr="00E45913">
              <w:rPr>
                <w:rFonts w:ascii="Figtree" w:eastAsia="Calibri" w:hAnsi="Figtree" w:cs="Arial"/>
                <w:sz w:val="20"/>
                <w:szCs w:val="20"/>
              </w:rPr>
              <w:t xml:space="preserve">The early repayment charges and conditions shown in Section 13 above may apply if you choose to repay your lifetime mortgage early. </w:t>
            </w:r>
            <w:commentRangeEnd w:id="71"/>
            <w:r>
              <w:rPr>
                <w:rStyle w:val="CommentReference"/>
                <w:rFonts w:ascii="Figtree" w:eastAsia="Calibri" w:hAnsi="Figtree" w:cs="Arial"/>
                <w:sz w:val="20"/>
                <w:szCs w:val="20"/>
              </w:rPr>
              <w:commentReference w:id="71"/>
            </w:r>
            <w:commentRangeEnd w:id="72"/>
            <w:r w:rsidR="00442398">
              <w:rPr>
                <w:rStyle w:val="CommentReference"/>
                <w:rFonts w:ascii="Figtree" w:eastAsia="Calibri" w:hAnsi="Figtree" w:cs="Arial"/>
                <w:sz w:val="20"/>
                <w:szCs w:val="20"/>
              </w:rPr>
              <w:commentReference w:id="72"/>
            </w:r>
            <w:commentRangeEnd w:id="83"/>
            <w:r w:rsidR="0011474A">
              <w:rPr>
                <w:rStyle w:val="CommentReference"/>
                <w:rFonts w:ascii="Figtree" w:eastAsia="Calibri" w:hAnsi="Figtree" w:cs="Arial"/>
                <w:sz w:val="20"/>
                <w:szCs w:val="20"/>
              </w:rPr>
              <w:commentReference w:id="83"/>
            </w:r>
            <w:commentRangeEnd w:id="84"/>
            <w:r w:rsidR="00A8071B">
              <w:rPr>
                <w:rStyle w:val="CommentReference"/>
                <w:rFonts w:ascii="Figtree" w:eastAsia="Calibri" w:hAnsi="Figtree" w:cs="Arial"/>
                <w:sz w:val="20"/>
                <w:szCs w:val="20"/>
              </w:rPr>
              <w:commentReference w:id="84"/>
            </w:r>
          </w:p>
          <w:p w14:paraId="4CA3ED3A" w14:textId="42D3BFD0" w:rsidR="00A361BB" w:rsidRPr="00E45913" w:rsidRDefault="00A361BB" w:rsidP="00A844EC">
            <w:pPr>
              <w:rPr>
                <w:rFonts w:ascii="Figtree" w:eastAsia="Calibri" w:hAnsi="Figtree" w:cs="Arial"/>
                <w:sz w:val="20"/>
                <w:szCs w:val="20"/>
              </w:rPr>
            </w:pPr>
            <w:commentRangeStart w:id="85"/>
            <w:commentRangeStart w:id="86"/>
            <w:r w:rsidRPr="00A361BB">
              <w:rPr>
                <w:rFonts w:ascii="Figtree" w:eastAsia="Calibri" w:hAnsi="Figtree" w:cs="Arial"/>
                <w:sz w:val="20"/>
                <w:szCs w:val="20"/>
              </w:rPr>
              <w:t>An arrangement fee may be payable each time you withdraw from your drawdown facility; the fee will be deducted from the funds released before they are released to you. The details of the fee will be in the Tariff of Charges applicable at the time of application.</w:t>
            </w:r>
            <w:commentRangeEnd w:id="85"/>
            <w:r w:rsidRPr="00E45913">
              <w:rPr>
                <w:rStyle w:val="CommentReference"/>
                <w:rFonts w:ascii="Figtree" w:eastAsia="Calibri" w:hAnsi="Figtree" w:cs="Arial"/>
                <w:sz w:val="20"/>
                <w:szCs w:val="20"/>
              </w:rPr>
              <w:commentReference w:id="85"/>
            </w:r>
            <w:commentRangeEnd w:id="86"/>
            <w:r w:rsidR="00A8071B" w:rsidRPr="00E45913">
              <w:rPr>
                <w:rStyle w:val="CommentReference"/>
                <w:rFonts w:ascii="Figtree" w:eastAsia="Calibri" w:hAnsi="Figtree" w:cs="Arial"/>
                <w:sz w:val="20"/>
                <w:szCs w:val="20"/>
              </w:rPr>
              <w:commentReference w:id="86"/>
            </w:r>
          </w:p>
          <w:p w14:paraId="02FCCBC1" w14:textId="77777777" w:rsidR="00BB1AB7" w:rsidRPr="00E45913" w:rsidRDefault="00376E26">
            <w:pPr>
              <w:rPr>
                <w:rFonts w:ascii="Figtree" w:eastAsia="Calibri" w:hAnsi="Figtree" w:cs="Arial"/>
                <w:b/>
                <w:sz w:val="20"/>
                <w:szCs w:val="20"/>
              </w:rPr>
            </w:pPr>
            <w:r w:rsidRPr="00E45913">
              <w:rPr>
                <w:rFonts w:ascii="Figtree" w:eastAsia="Calibri" w:hAnsi="Figtree" w:cs="Arial"/>
                <w:b/>
                <w:sz w:val="20"/>
                <w:szCs w:val="20"/>
              </w:rPr>
              <w:t>Additional Secured Borrowing</w:t>
            </w:r>
          </w:p>
          <w:p w14:paraId="659D8EE1" w14:textId="4D98F705" w:rsidR="00153CFA" w:rsidRPr="00E45913" w:rsidRDefault="00376E26">
            <w:pPr>
              <w:autoSpaceDE w:val="0"/>
              <w:autoSpaceDN w:val="0"/>
              <w:spacing w:after="0" w:line="240" w:lineRule="auto"/>
              <w:rPr>
                <w:rFonts w:ascii="Figtree" w:hAnsi="Figtree" w:cs="Arial"/>
                <w:sz w:val="20"/>
                <w:szCs w:val="20"/>
              </w:rPr>
            </w:pPr>
            <w:r w:rsidRPr="00E45913">
              <w:rPr>
                <w:rFonts w:ascii="Figtree" w:hAnsi="Figtree" w:cs="Arial"/>
                <w:sz w:val="20"/>
                <w:szCs w:val="20"/>
              </w:rPr>
              <w:t xml:space="preserve">You may apply for additional funds </w:t>
            </w:r>
            <w:commentRangeStart w:id="87"/>
            <w:commentRangeStart w:id="88"/>
            <w:r w:rsidR="00D26D2E" w:rsidRPr="00E45913">
              <w:rPr>
                <w:rFonts w:ascii="Figtree" w:hAnsi="Figtree" w:cs="Arial"/>
                <w:sz w:val="20"/>
                <w:szCs w:val="20"/>
              </w:rPr>
              <w:t>[</w:t>
            </w:r>
            <w:r w:rsidRPr="00E45913">
              <w:rPr>
                <w:rFonts w:ascii="Figtree" w:hAnsi="Figtree" w:cs="Arial"/>
                <w:sz w:val="20"/>
                <w:szCs w:val="20"/>
              </w:rPr>
              <w:t xml:space="preserve">over and above your </w:t>
            </w:r>
            <w:r w:rsidR="009F60A3">
              <w:rPr>
                <w:rFonts w:ascii="Figtree" w:hAnsi="Figtree" w:cs="Arial"/>
                <w:sz w:val="20"/>
                <w:szCs w:val="20"/>
              </w:rPr>
              <w:t>drawdown</w:t>
            </w:r>
            <w:r w:rsidRPr="00E45913">
              <w:rPr>
                <w:rFonts w:ascii="Figtree" w:hAnsi="Figtree" w:cs="Arial"/>
                <w:sz w:val="20"/>
                <w:szCs w:val="20"/>
              </w:rPr>
              <w:t xml:space="preserve"> facility</w:t>
            </w:r>
            <w:r w:rsidR="00D26D2E" w:rsidRPr="00E45913">
              <w:rPr>
                <w:rFonts w:ascii="Figtree" w:hAnsi="Figtree" w:cs="Arial"/>
                <w:sz w:val="20"/>
                <w:szCs w:val="20"/>
              </w:rPr>
              <w:t>]</w:t>
            </w:r>
            <w:r w:rsidRPr="00E45913">
              <w:rPr>
                <w:rFonts w:ascii="Figtree" w:hAnsi="Figtree" w:cs="Arial"/>
                <w:sz w:val="20"/>
                <w:szCs w:val="20"/>
              </w:rPr>
              <w:t xml:space="preserve"> </w:t>
            </w:r>
            <w:commentRangeEnd w:id="87"/>
            <w:r w:rsidR="00D26D2E" w:rsidRPr="00E45913">
              <w:rPr>
                <w:rStyle w:val="CommentReference"/>
                <w:rFonts w:ascii="Figtree" w:hAnsi="Figtree" w:cs="Arial"/>
                <w:sz w:val="20"/>
                <w:szCs w:val="20"/>
              </w:rPr>
              <w:commentReference w:id="87"/>
            </w:r>
            <w:commentRangeEnd w:id="88"/>
            <w:r w:rsidR="00801755" w:rsidRPr="00E45913">
              <w:rPr>
                <w:rStyle w:val="CommentReference"/>
                <w:rFonts w:ascii="Figtree" w:hAnsi="Figtree" w:cs="Arial"/>
                <w:sz w:val="20"/>
                <w:szCs w:val="20"/>
              </w:rPr>
              <w:commentReference w:id="88"/>
            </w:r>
            <w:r w:rsidRPr="00E45913">
              <w:rPr>
                <w:rFonts w:ascii="Figtree" w:hAnsi="Figtree" w:cs="Arial"/>
                <w:sz w:val="20"/>
                <w:szCs w:val="20"/>
              </w:rPr>
              <w:t xml:space="preserve">against your home at any time by application to </w:t>
            </w:r>
            <w:r w:rsidR="00153CFA" w:rsidRPr="00E45913">
              <w:rPr>
                <w:rFonts w:ascii="Figtree" w:hAnsi="Figtree" w:cs="Arial"/>
                <w:sz w:val="20"/>
                <w:szCs w:val="20"/>
              </w:rPr>
              <w:t>more2life</w:t>
            </w:r>
            <w:r w:rsidRPr="00E45913">
              <w:rPr>
                <w:rFonts w:ascii="Figtree" w:hAnsi="Figtree" w:cs="Arial"/>
                <w:sz w:val="20"/>
                <w:szCs w:val="20"/>
              </w:rPr>
              <w:t xml:space="preserve"> Limited</w:t>
            </w:r>
            <w:r w:rsidR="001427E4" w:rsidRPr="00E45913">
              <w:rPr>
                <w:rFonts w:ascii="Figtree" w:hAnsi="Figtree" w:cs="Arial"/>
                <w:sz w:val="20"/>
                <w:szCs w:val="20"/>
              </w:rPr>
              <w:t xml:space="preserve"> if your lifetime mortgage product is still available for new lending</w:t>
            </w:r>
            <w:r w:rsidRPr="00E45913">
              <w:rPr>
                <w:rFonts w:ascii="Figtree" w:hAnsi="Figtree" w:cs="Arial"/>
                <w:sz w:val="20"/>
                <w:szCs w:val="20"/>
              </w:rPr>
              <w:t xml:space="preserve">. </w:t>
            </w:r>
            <w:r w:rsidR="00153CFA" w:rsidRPr="00E45913">
              <w:rPr>
                <w:rFonts w:ascii="Figtree" w:hAnsi="Figtree" w:cs="Arial"/>
                <w:sz w:val="20"/>
                <w:szCs w:val="20"/>
              </w:rPr>
              <w:t>You will need to obtain further advice and pay any associated costs in respect of the application for additional secured borrowing.</w:t>
            </w:r>
          </w:p>
          <w:p w14:paraId="7149487F" w14:textId="77777777" w:rsidR="00153CFA" w:rsidRPr="00E45913" w:rsidRDefault="00153CFA">
            <w:pPr>
              <w:autoSpaceDE w:val="0"/>
              <w:autoSpaceDN w:val="0"/>
              <w:spacing w:after="0" w:line="240" w:lineRule="auto"/>
              <w:rPr>
                <w:rFonts w:ascii="Figtree" w:hAnsi="Figtree" w:cs="Arial"/>
                <w:sz w:val="20"/>
                <w:szCs w:val="20"/>
              </w:rPr>
            </w:pPr>
          </w:p>
          <w:p w14:paraId="372169FB" w14:textId="5DCD6A97" w:rsidR="00BB1AB7" w:rsidRPr="00E45913" w:rsidRDefault="00376E26">
            <w:pPr>
              <w:autoSpaceDE w:val="0"/>
              <w:autoSpaceDN w:val="0"/>
              <w:spacing w:after="0" w:line="240" w:lineRule="auto"/>
              <w:rPr>
                <w:rFonts w:ascii="Figtree" w:hAnsi="Figtree" w:cs="Arial"/>
                <w:sz w:val="20"/>
                <w:szCs w:val="20"/>
              </w:rPr>
            </w:pPr>
            <w:r w:rsidRPr="00E45913">
              <w:rPr>
                <w:rFonts w:ascii="Figtree" w:hAnsi="Figtree" w:cs="Arial"/>
                <w:sz w:val="20"/>
                <w:szCs w:val="20"/>
              </w:rPr>
              <w:t xml:space="preserve">The amount available will depend upon </w:t>
            </w:r>
            <w:r w:rsidR="001427E4" w:rsidRPr="00E45913">
              <w:rPr>
                <w:rFonts w:ascii="Figtree" w:hAnsi="Figtree" w:cs="Arial"/>
                <w:sz w:val="20"/>
                <w:szCs w:val="20"/>
              </w:rPr>
              <w:t xml:space="preserve">availability of your lifetime mortgage product, </w:t>
            </w:r>
            <w:r w:rsidRPr="00E45913">
              <w:rPr>
                <w:rFonts w:ascii="Figtree" w:hAnsi="Figtree" w:cs="Arial"/>
                <w:sz w:val="20"/>
                <w:szCs w:val="20"/>
              </w:rPr>
              <w:t>the current value of your home, your age, the condition of the property at time of application and the outstanding loan balance. Additional funds are not guaranteed at any time during the life of the loan.</w:t>
            </w:r>
          </w:p>
          <w:p w14:paraId="17EB84E0" w14:textId="77777777" w:rsidR="00BB1AB7" w:rsidRPr="00E45913" w:rsidRDefault="00BB1AB7">
            <w:pPr>
              <w:autoSpaceDE w:val="0"/>
              <w:autoSpaceDN w:val="0"/>
              <w:spacing w:after="0" w:line="240" w:lineRule="auto"/>
              <w:rPr>
                <w:rFonts w:ascii="Figtree" w:hAnsi="Figtree" w:cs="Arial"/>
                <w:sz w:val="20"/>
                <w:szCs w:val="20"/>
              </w:rPr>
            </w:pPr>
          </w:p>
          <w:p w14:paraId="415542D1" w14:textId="77777777" w:rsidR="00BB1AB7" w:rsidRPr="00E45913" w:rsidRDefault="00376E26">
            <w:pPr>
              <w:autoSpaceDE w:val="0"/>
              <w:autoSpaceDN w:val="0"/>
              <w:spacing w:after="0" w:line="240" w:lineRule="auto"/>
              <w:rPr>
                <w:rFonts w:ascii="Figtree" w:hAnsi="Figtree" w:cs="Arial"/>
                <w:sz w:val="20"/>
                <w:szCs w:val="20"/>
              </w:rPr>
            </w:pPr>
            <w:r w:rsidRPr="00E45913">
              <w:rPr>
                <w:rFonts w:ascii="Figtree" w:hAnsi="Figtree" w:cs="Arial"/>
                <w:b/>
                <w:sz w:val="20"/>
                <w:szCs w:val="20"/>
              </w:rPr>
              <w:t>This will increase the amount of borrowing secured on your home.</w:t>
            </w:r>
          </w:p>
          <w:p w14:paraId="7EF123AA" w14:textId="77777777" w:rsidR="00BB1AB7" w:rsidRPr="00E45913" w:rsidRDefault="00BB1AB7">
            <w:pPr>
              <w:autoSpaceDE w:val="0"/>
              <w:autoSpaceDN w:val="0"/>
              <w:spacing w:after="0" w:line="240" w:lineRule="auto"/>
              <w:rPr>
                <w:rFonts w:ascii="Figtree" w:hAnsi="Figtree" w:cs="Arial"/>
                <w:sz w:val="20"/>
                <w:szCs w:val="20"/>
              </w:rPr>
            </w:pPr>
          </w:p>
          <w:p w14:paraId="301F6F58" w14:textId="5B4ED321" w:rsidR="00931886" w:rsidRDefault="00376E26">
            <w:pPr>
              <w:autoSpaceDE w:val="0"/>
              <w:autoSpaceDN w:val="0"/>
              <w:spacing w:after="0" w:line="240" w:lineRule="auto"/>
              <w:rPr>
                <w:rFonts w:ascii="Figtree" w:hAnsi="Figtree" w:cs="Arial"/>
                <w:sz w:val="20"/>
                <w:szCs w:val="20"/>
              </w:rPr>
            </w:pPr>
            <w:r w:rsidRPr="00E45913">
              <w:rPr>
                <w:rFonts w:ascii="Figtree" w:hAnsi="Figtree" w:cs="Arial"/>
                <w:sz w:val="20"/>
                <w:szCs w:val="20"/>
              </w:rPr>
              <w:t xml:space="preserve">Additional fees may apply which are detailed in the Tariff of Charges applicable at the time of application. </w:t>
            </w:r>
          </w:p>
          <w:p w14:paraId="55E95A4E" w14:textId="77777777" w:rsidR="00023C43" w:rsidRDefault="00023C43">
            <w:pPr>
              <w:autoSpaceDE w:val="0"/>
              <w:autoSpaceDN w:val="0"/>
              <w:spacing w:after="0" w:line="240" w:lineRule="auto"/>
              <w:rPr>
                <w:rFonts w:ascii="Figtree" w:hAnsi="Figtree" w:cs="Arial"/>
                <w:sz w:val="20"/>
                <w:szCs w:val="20"/>
              </w:rPr>
            </w:pPr>
          </w:p>
          <w:p w14:paraId="1D6661C7" w14:textId="77777777" w:rsidR="00023C43" w:rsidRPr="00023C43" w:rsidRDefault="00023C43" w:rsidP="00023C43">
            <w:pPr>
              <w:autoSpaceDE w:val="0"/>
              <w:autoSpaceDN w:val="0"/>
              <w:spacing w:after="0" w:line="240" w:lineRule="auto"/>
              <w:rPr>
                <w:rFonts w:ascii="Figtree" w:hAnsi="Figtree" w:cs="Arial"/>
                <w:sz w:val="20"/>
                <w:szCs w:val="20"/>
              </w:rPr>
            </w:pPr>
            <w:commentRangeStart w:id="89"/>
            <w:commentRangeStart w:id="90"/>
            <w:r w:rsidRPr="00023C43">
              <w:rPr>
                <w:rFonts w:ascii="Figtree" w:hAnsi="Figtree" w:cs="Arial"/>
                <w:sz w:val="20"/>
                <w:szCs w:val="20"/>
              </w:rPr>
              <w:t>In calculating the maximum amount that you may borrow, consideration has been given to the information you have provided regarding your health and lifestyle which may have increased the amount of cash you can receive.</w:t>
            </w:r>
          </w:p>
          <w:p w14:paraId="7BC1D4F9" w14:textId="77777777" w:rsidR="00023C43" w:rsidRPr="00023C43" w:rsidRDefault="00023C43" w:rsidP="00023C43">
            <w:pPr>
              <w:autoSpaceDE w:val="0"/>
              <w:autoSpaceDN w:val="0"/>
              <w:spacing w:after="0" w:line="240" w:lineRule="auto"/>
              <w:rPr>
                <w:rFonts w:ascii="Figtree" w:hAnsi="Figtree" w:cs="Arial"/>
                <w:sz w:val="20"/>
                <w:szCs w:val="20"/>
              </w:rPr>
            </w:pPr>
          </w:p>
          <w:p w14:paraId="561451D0" w14:textId="77777777" w:rsidR="00023C43" w:rsidRPr="00023C43" w:rsidRDefault="00023C43" w:rsidP="00023C43">
            <w:pPr>
              <w:autoSpaceDE w:val="0"/>
              <w:autoSpaceDN w:val="0"/>
              <w:spacing w:after="0" w:line="240" w:lineRule="auto"/>
              <w:rPr>
                <w:rFonts w:ascii="Figtree" w:hAnsi="Figtree" w:cs="Arial"/>
                <w:sz w:val="20"/>
                <w:szCs w:val="20"/>
              </w:rPr>
            </w:pPr>
            <w:r w:rsidRPr="00023C43">
              <w:rPr>
                <w:rFonts w:ascii="Figtree" w:hAnsi="Figtree" w:cs="Arial"/>
                <w:sz w:val="20"/>
                <w:szCs w:val="20"/>
              </w:rPr>
              <w:t>To confirm this information, we may contact your doctor for a medical report and if you are a smoker, we may ask you to undergo a simple non-invasive test and require you to confirm your consumption and the extent of your smoking habit. The test, which we will arrange and pay for, is carried out by a qualified nurse in your own home.</w:t>
            </w:r>
          </w:p>
          <w:p w14:paraId="64936E0E" w14:textId="77777777" w:rsidR="00023C43" w:rsidRPr="00023C43" w:rsidRDefault="00023C43" w:rsidP="00023C43">
            <w:pPr>
              <w:autoSpaceDE w:val="0"/>
              <w:autoSpaceDN w:val="0"/>
              <w:spacing w:after="0" w:line="240" w:lineRule="auto"/>
              <w:rPr>
                <w:rFonts w:ascii="Figtree" w:hAnsi="Figtree" w:cs="Arial"/>
                <w:sz w:val="20"/>
                <w:szCs w:val="20"/>
              </w:rPr>
            </w:pPr>
          </w:p>
          <w:p w14:paraId="06F1F298" w14:textId="77777777" w:rsidR="00023C43" w:rsidRPr="00023C43" w:rsidRDefault="00023C43" w:rsidP="00023C43">
            <w:pPr>
              <w:autoSpaceDE w:val="0"/>
              <w:autoSpaceDN w:val="0"/>
              <w:spacing w:after="0" w:line="240" w:lineRule="auto"/>
              <w:rPr>
                <w:rFonts w:ascii="Figtree" w:hAnsi="Figtree" w:cs="Arial"/>
                <w:sz w:val="20"/>
                <w:szCs w:val="20"/>
              </w:rPr>
            </w:pPr>
            <w:r w:rsidRPr="00023C43">
              <w:rPr>
                <w:rFonts w:ascii="Figtree" w:hAnsi="Figtree" w:cs="Arial"/>
                <w:sz w:val="20"/>
                <w:szCs w:val="20"/>
              </w:rPr>
              <w:t>No matter what answers you have supplied in your application you will not, at any time, be asked to undergo a medical examination.</w:t>
            </w:r>
            <w:commentRangeEnd w:id="89"/>
            <w:r w:rsidRPr="00023C43">
              <w:rPr>
                <w:rStyle w:val="CommentReference"/>
                <w:rFonts w:ascii="Figtree" w:hAnsi="Figtree" w:cs="Arial"/>
                <w:sz w:val="20"/>
                <w:szCs w:val="20"/>
              </w:rPr>
              <w:commentReference w:id="89"/>
            </w:r>
            <w:commentRangeEnd w:id="90"/>
            <w:r w:rsidR="00A8071B" w:rsidRPr="00023C43">
              <w:rPr>
                <w:rStyle w:val="CommentReference"/>
                <w:rFonts w:ascii="Figtree" w:hAnsi="Figtree" w:cs="Arial"/>
                <w:sz w:val="20"/>
                <w:szCs w:val="20"/>
              </w:rPr>
              <w:commentReference w:id="90"/>
            </w:r>
          </w:p>
          <w:p w14:paraId="787403E8" w14:textId="77777777" w:rsidR="00023C43" w:rsidRPr="00E45913" w:rsidRDefault="00023C43">
            <w:pPr>
              <w:autoSpaceDE w:val="0"/>
              <w:autoSpaceDN w:val="0"/>
              <w:spacing w:after="0" w:line="240" w:lineRule="auto"/>
              <w:rPr>
                <w:rFonts w:ascii="Figtree" w:hAnsi="Figtree" w:cs="Arial"/>
                <w:sz w:val="20"/>
                <w:szCs w:val="20"/>
              </w:rPr>
            </w:pPr>
          </w:p>
          <w:p w14:paraId="2A9D127E" w14:textId="77777777" w:rsidR="00BB1AB7" w:rsidRPr="00E45913" w:rsidRDefault="00BB1AB7">
            <w:pPr>
              <w:autoSpaceDE w:val="0"/>
              <w:autoSpaceDN w:val="0"/>
              <w:spacing w:after="0" w:line="240" w:lineRule="auto"/>
              <w:rPr>
                <w:rFonts w:ascii="Figtree" w:hAnsi="Figtree" w:cs="Arial"/>
                <w:sz w:val="20"/>
                <w:szCs w:val="20"/>
              </w:rPr>
            </w:pPr>
          </w:p>
          <w:p w14:paraId="798AC57B" w14:textId="77777777" w:rsidR="00A844EC" w:rsidRPr="00E45913" w:rsidRDefault="00A844EC">
            <w:pPr>
              <w:autoSpaceDE w:val="0"/>
              <w:autoSpaceDN w:val="0"/>
              <w:spacing w:after="0" w:line="240" w:lineRule="auto"/>
              <w:rPr>
                <w:rFonts w:ascii="Figtree" w:hAnsi="Figtree" w:cs="Arial"/>
                <w:b/>
                <w:bCs/>
                <w:sz w:val="20"/>
                <w:szCs w:val="20"/>
              </w:rPr>
            </w:pPr>
            <w:r w:rsidRPr="00E45913">
              <w:rPr>
                <w:rFonts w:ascii="Figtree" w:hAnsi="Figtree" w:cs="Arial"/>
                <w:b/>
                <w:bCs/>
                <w:sz w:val="20"/>
                <w:szCs w:val="20"/>
              </w:rPr>
              <w:t>Overpayments</w:t>
            </w:r>
          </w:p>
          <w:p w14:paraId="7C33DA8E" w14:textId="77777777" w:rsidR="00A844EC" w:rsidRPr="00E45913" w:rsidRDefault="00A844EC">
            <w:pPr>
              <w:autoSpaceDE w:val="0"/>
              <w:autoSpaceDN w:val="0"/>
              <w:spacing w:after="0" w:line="240" w:lineRule="auto"/>
              <w:rPr>
                <w:rFonts w:ascii="Figtree" w:hAnsi="Figtree" w:cs="Arial"/>
                <w:b/>
                <w:bCs/>
                <w:sz w:val="20"/>
                <w:szCs w:val="20"/>
              </w:rPr>
            </w:pPr>
          </w:p>
          <w:p w14:paraId="1DD8DE3C" w14:textId="26B7BEA1" w:rsidR="007D7A29" w:rsidRPr="00E45913" w:rsidRDefault="00B32DDD" w:rsidP="007D7A29">
            <w:pPr>
              <w:autoSpaceDE w:val="0"/>
              <w:autoSpaceDN w:val="0"/>
              <w:rPr>
                <w:rFonts w:ascii="Figtree" w:hAnsi="Figtree" w:cs="Arial"/>
                <w:sz w:val="20"/>
                <w:szCs w:val="20"/>
              </w:rPr>
            </w:pPr>
            <w:bookmarkStart w:id="91" w:name="_Hlk148616551"/>
            <w:commentRangeStart w:id="92"/>
            <w:r w:rsidRPr="00E45913">
              <w:rPr>
                <w:rFonts w:ascii="Figtree" w:hAnsi="Figtree" w:cs="Arial"/>
                <w:sz w:val="20"/>
                <w:szCs w:val="20"/>
              </w:rPr>
              <w:t xml:space="preserve">Partial repayments can be made to reduce the size of the </w:t>
            </w:r>
            <w:r w:rsidR="00E636C7" w:rsidRPr="00E45913">
              <w:rPr>
                <w:rFonts w:ascii="Figtree" w:hAnsi="Figtree" w:cs="Arial"/>
                <w:sz w:val="20"/>
                <w:szCs w:val="20"/>
              </w:rPr>
              <w:t>amount owed</w:t>
            </w:r>
            <w:r w:rsidRPr="00E45913">
              <w:rPr>
                <w:rFonts w:ascii="Figtree" w:hAnsi="Figtree" w:cs="Arial"/>
                <w:sz w:val="20"/>
                <w:szCs w:val="20"/>
              </w:rPr>
              <w:t xml:space="preserve"> and therefore the effect of roll-up interest on your loan over time</w:t>
            </w:r>
            <w:bookmarkEnd w:id="91"/>
            <w:r w:rsidRPr="00E45913">
              <w:rPr>
                <w:rFonts w:ascii="Figtree" w:hAnsi="Figtree" w:cs="Arial"/>
                <w:sz w:val="20"/>
                <w:szCs w:val="20"/>
              </w:rPr>
              <w:t xml:space="preserve">. </w:t>
            </w:r>
            <w:commentRangeStart w:id="93"/>
            <w:r w:rsidR="00376E26" w:rsidRPr="00E45913">
              <w:rPr>
                <w:rFonts w:ascii="Figtree" w:hAnsi="Figtree" w:cs="Arial"/>
                <w:sz w:val="20"/>
                <w:szCs w:val="20"/>
              </w:rPr>
              <w:t xml:space="preserve">You can make partial repayments of up to </w:t>
            </w:r>
            <w:r w:rsidR="006273B4">
              <w:rPr>
                <w:rFonts w:ascii="Figtree" w:hAnsi="Figtree" w:cs="Arial"/>
                <w:sz w:val="20"/>
                <w:szCs w:val="20"/>
              </w:rPr>
              <w:t>&lt;&lt;</w:t>
            </w:r>
            <w:r w:rsidR="0085319A">
              <w:rPr>
                <w:rFonts w:ascii="Figtree" w:hAnsi="Figtree" w:cs="Arial"/>
                <w:sz w:val="20"/>
                <w:szCs w:val="20"/>
              </w:rPr>
              <w:t>ERC FREE PERCENTAGE</w:t>
            </w:r>
            <w:r w:rsidR="006273B4">
              <w:rPr>
                <w:rFonts w:ascii="Figtree" w:hAnsi="Figtree" w:cs="Arial"/>
                <w:sz w:val="20"/>
                <w:szCs w:val="20"/>
              </w:rPr>
              <w:t>&gt;&gt;</w:t>
            </w:r>
            <w:r w:rsidR="00376E26" w:rsidRPr="00E45913">
              <w:rPr>
                <w:rFonts w:ascii="Figtree" w:hAnsi="Figtree" w:cs="Arial"/>
                <w:sz w:val="20"/>
                <w:szCs w:val="20"/>
              </w:rPr>
              <w:t xml:space="preserve">% of </w:t>
            </w:r>
            <w:r w:rsidR="00376E26" w:rsidRPr="00E45913">
              <w:rPr>
                <w:rFonts w:ascii="Figtree" w:hAnsi="Figtree" w:cs="Arial"/>
                <w:sz w:val="20"/>
                <w:szCs w:val="20"/>
              </w:rPr>
              <w:lastRenderedPageBreak/>
              <w:t xml:space="preserve">the </w:t>
            </w:r>
            <w:commentRangeStart w:id="94"/>
            <w:commentRangeStart w:id="95"/>
            <w:r w:rsidR="00072D7E" w:rsidRPr="00E45913">
              <w:rPr>
                <w:rFonts w:ascii="Figtree" w:hAnsi="Figtree" w:cs="Arial"/>
                <w:sz w:val="20"/>
                <w:szCs w:val="20"/>
              </w:rPr>
              <w:t>[</w:t>
            </w:r>
            <w:r w:rsidR="00376E26" w:rsidRPr="00E45913">
              <w:rPr>
                <w:rFonts w:ascii="Figtree" w:hAnsi="Figtree" w:cs="Arial"/>
                <w:sz w:val="20"/>
                <w:szCs w:val="20"/>
              </w:rPr>
              <w:t>initial</w:t>
            </w:r>
            <w:r w:rsidR="00072D7E" w:rsidRPr="00E45913">
              <w:rPr>
                <w:rFonts w:ascii="Figtree" w:hAnsi="Figtree" w:cs="Arial"/>
                <w:sz w:val="20"/>
                <w:szCs w:val="20"/>
              </w:rPr>
              <w:t>]</w:t>
            </w:r>
            <w:r w:rsidR="00376E26" w:rsidRPr="00E45913">
              <w:rPr>
                <w:rFonts w:ascii="Figtree" w:hAnsi="Figtree" w:cs="Arial"/>
                <w:sz w:val="20"/>
                <w:szCs w:val="20"/>
              </w:rPr>
              <w:t xml:space="preserve"> </w:t>
            </w:r>
            <w:commentRangeEnd w:id="94"/>
            <w:r w:rsidR="00072D7E" w:rsidRPr="00E45913">
              <w:rPr>
                <w:rStyle w:val="CommentReference"/>
                <w:rFonts w:ascii="Figtree" w:hAnsi="Figtree" w:cs="Arial"/>
                <w:sz w:val="20"/>
                <w:szCs w:val="20"/>
              </w:rPr>
              <w:commentReference w:id="94"/>
            </w:r>
            <w:commentRangeEnd w:id="95"/>
            <w:r w:rsidR="007F485A" w:rsidRPr="00E45913">
              <w:rPr>
                <w:rStyle w:val="CommentReference"/>
                <w:rFonts w:ascii="Figtree" w:hAnsi="Figtree" w:cs="Arial"/>
                <w:sz w:val="20"/>
                <w:szCs w:val="20"/>
              </w:rPr>
              <w:commentReference w:id="95"/>
            </w:r>
            <w:r w:rsidR="00376E26" w:rsidRPr="00E45913">
              <w:rPr>
                <w:rFonts w:ascii="Figtree" w:hAnsi="Figtree" w:cs="Arial"/>
                <w:sz w:val="20"/>
                <w:szCs w:val="20"/>
              </w:rPr>
              <w:t xml:space="preserve">loan amount within </w:t>
            </w:r>
            <w:r w:rsidR="00A844EC" w:rsidRPr="00E45913">
              <w:rPr>
                <w:rFonts w:ascii="Figtree" w:hAnsi="Figtree" w:cs="Arial"/>
                <w:sz w:val="20"/>
                <w:szCs w:val="20"/>
              </w:rPr>
              <w:t>each</w:t>
            </w:r>
            <w:r w:rsidR="00376E26" w:rsidRPr="00E45913">
              <w:rPr>
                <w:rFonts w:ascii="Figtree" w:hAnsi="Figtree" w:cs="Arial"/>
                <w:sz w:val="20"/>
                <w:szCs w:val="20"/>
              </w:rPr>
              <w:t xml:space="preserve"> 12 month period, starting from the date your loan completes, without incurring an early repayment charge. </w:t>
            </w:r>
            <w:commentRangeEnd w:id="93"/>
            <w:r w:rsidR="004E0D87" w:rsidRPr="00E45913">
              <w:rPr>
                <w:rStyle w:val="CommentReference"/>
                <w:rFonts w:ascii="Figtree" w:hAnsi="Figtree" w:cs="Arial"/>
                <w:sz w:val="20"/>
                <w:szCs w:val="20"/>
              </w:rPr>
              <w:commentReference w:id="93"/>
            </w:r>
            <w:commentRangeStart w:id="96"/>
            <w:commentRangeStart w:id="97"/>
            <w:r w:rsidR="007D7A29" w:rsidRPr="00E45913">
              <w:rPr>
                <w:rFonts w:ascii="Figtree" w:hAnsi="Figtree" w:cs="Arial"/>
                <w:sz w:val="20"/>
                <w:szCs w:val="20"/>
              </w:rPr>
              <w:t xml:space="preserve">You can make partial repayments of up to </w:t>
            </w:r>
            <w:r w:rsidR="006273B4">
              <w:rPr>
                <w:rFonts w:ascii="Figtree" w:hAnsi="Figtree" w:cs="Arial"/>
                <w:sz w:val="20"/>
                <w:szCs w:val="20"/>
              </w:rPr>
              <w:t>&lt;&lt;</w:t>
            </w:r>
            <w:r w:rsidR="003C122E">
              <w:rPr>
                <w:rFonts w:ascii="Figtree" w:hAnsi="Figtree" w:cs="Arial"/>
                <w:sz w:val="20"/>
                <w:szCs w:val="20"/>
              </w:rPr>
              <w:t>ERC FREE PERCENTAGE</w:t>
            </w:r>
            <w:r w:rsidR="006273B4">
              <w:rPr>
                <w:rFonts w:ascii="Figtree" w:hAnsi="Figtree" w:cs="Arial"/>
                <w:sz w:val="20"/>
                <w:szCs w:val="20"/>
              </w:rPr>
              <w:t>&gt;&gt;</w:t>
            </w:r>
            <w:r w:rsidR="007D7A29" w:rsidRPr="00E45913">
              <w:rPr>
                <w:rFonts w:ascii="Figtree" w:hAnsi="Figtree" w:cs="Arial"/>
                <w:sz w:val="20"/>
                <w:szCs w:val="20"/>
              </w:rPr>
              <w:t>% of the total cash advanced within each 12 month period, starting from the date your loan completes, without incurring an early repayment charge.</w:t>
            </w:r>
            <w:commentRangeEnd w:id="96"/>
            <w:r w:rsidR="00261929" w:rsidRPr="00E45913">
              <w:rPr>
                <w:rStyle w:val="CommentReference"/>
                <w:rFonts w:ascii="Figtree" w:hAnsi="Figtree" w:cs="Arial"/>
                <w:sz w:val="20"/>
                <w:szCs w:val="20"/>
              </w:rPr>
              <w:commentReference w:id="96"/>
            </w:r>
            <w:commentRangeEnd w:id="97"/>
            <w:r w:rsidR="00A8071B" w:rsidRPr="00E45913">
              <w:rPr>
                <w:rStyle w:val="CommentReference"/>
                <w:rFonts w:ascii="Figtree" w:hAnsi="Figtree" w:cs="Arial"/>
                <w:sz w:val="20"/>
                <w:szCs w:val="20"/>
              </w:rPr>
              <w:commentReference w:id="97"/>
            </w:r>
            <w:r w:rsidR="007D7A29" w:rsidRPr="00E45913">
              <w:rPr>
                <w:rFonts w:ascii="Figtree" w:hAnsi="Figtree" w:cs="Arial"/>
                <w:sz w:val="20"/>
                <w:szCs w:val="20"/>
              </w:rPr>
              <w:t xml:space="preserve"> </w:t>
            </w:r>
            <w:r w:rsidR="00937837" w:rsidRPr="00E45913">
              <w:rPr>
                <w:rFonts w:ascii="Figtree" w:hAnsi="Figtree" w:cs="Arial"/>
                <w:sz w:val="20"/>
                <w:szCs w:val="20"/>
              </w:rPr>
              <w:t xml:space="preserve"> </w:t>
            </w:r>
            <w:commentRangeStart w:id="98"/>
            <w:commentRangeStart w:id="99"/>
            <w:commentRangeStart w:id="100"/>
            <w:r w:rsidR="00937837" w:rsidRPr="00E45913">
              <w:rPr>
                <w:rFonts w:ascii="Figtree" w:hAnsi="Figtree" w:cs="Arial"/>
                <w:sz w:val="20"/>
                <w:szCs w:val="20"/>
              </w:rPr>
              <w:t>You can make a maximum of 12 payments in each 12 month period</w:t>
            </w:r>
            <w:r w:rsidR="00D216CB" w:rsidRPr="00E45913">
              <w:rPr>
                <w:rFonts w:ascii="Figtree" w:hAnsi="Figtree" w:cs="Arial"/>
                <w:sz w:val="20"/>
                <w:szCs w:val="20"/>
              </w:rPr>
              <w:t>.</w:t>
            </w:r>
            <w:r w:rsidR="00937837" w:rsidRPr="00E45913">
              <w:rPr>
                <w:rFonts w:ascii="Figtree" w:hAnsi="Figtree" w:cs="Arial"/>
                <w:sz w:val="20"/>
                <w:szCs w:val="20"/>
              </w:rPr>
              <w:t xml:space="preserve"> </w:t>
            </w:r>
            <w:commentRangeEnd w:id="98"/>
            <w:r w:rsidR="00937837" w:rsidRPr="00E45913">
              <w:rPr>
                <w:rStyle w:val="CommentReference"/>
                <w:rFonts w:ascii="Figtree" w:hAnsi="Figtree" w:cs="Arial"/>
                <w:sz w:val="20"/>
                <w:szCs w:val="20"/>
              </w:rPr>
              <w:commentReference w:id="98"/>
            </w:r>
            <w:commentRangeEnd w:id="99"/>
            <w:r w:rsidR="00E92C4D" w:rsidRPr="00E45913">
              <w:rPr>
                <w:rStyle w:val="CommentReference"/>
                <w:rFonts w:ascii="Figtree" w:hAnsi="Figtree" w:cs="Arial"/>
                <w:sz w:val="20"/>
                <w:szCs w:val="20"/>
              </w:rPr>
              <w:commentReference w:id="99"/>
            </w:r>
            <w:commentRangeEnd w:id="100"/>
            <w:r w:rsidR="004E2D4C" w:rsidRPr="00E45913">
              <w:rPr>
                <w:rStyle w:val="CommentReference"/>
                <w:rFonts w:ascii="Figtree" w:hAnsi="Figtree" w:cs="Arial"/>
                <w:sz w:val="20"/>
                <w:szCs w:val="20"/>
              </w:rPr>
              <w:commentReference w:id="100"/>
            </w:r>
            <w:r w:rsidR="00376E26" w:rsidRPr="00E45913">
              <w:rPr>
                <w:rFonts w:ascii="Figtree" w:hAnsi="Figtree" w:cs="Arial"/>
                <w:sz w:val="20"/>
                <w:szCs w:val="20"/>
              </w:rPr>
              <w:t xml:space="preserve">If unused the </w:t>
            </w:r>
            <w:r w:rsidR="006273B4">
              <w:rPr>
                <w:rFonts w:ascii="Figtree" w:hAnsi="Figtree" w:cs="Arial"/>
                <w:sz w:val="20"/>
                <w:szCs w:val="20"/>
              </w:rPr>
              <w:t>&lt;&lt;</w:t>
            </w:r>
            <w:r w:rsidR="00675D96">
              <w:rPr>
                <w:rFonts w:ascii="Figtree" w:hAnsi="Figtree" w:cs="Arial"/>
                <w:sz w:val="20"/>
                <w:szCs w:val="20"/>
              </w:rPr>
              <w:t>ERC FREE PERCENTAGE</w:t>
            </w:r>
            <w:r w:rsidR="006273B4">
              <w:rPr>
                <w:rFonts w:ascii="Figtree" w:hAnsi="Figtree" w:cs="Arial"/>
                <w:sz w:val="20"/>
                <w:szCs w:val="20"/>
              </w:rPr>
              <w:t>&gt;&gt;</w:t>
            </w:r>
            <w:r w:rsidR="00376E26" w:rsidRPr="00E45913">
              <w:rPr>
                <w:rFonts w:ascii="Figtree" w:hAnsi="Figtree" w:cs="Arial"/>
                <w:sz w:val="20"/>
                <w:szCs w:val="20"/>
              </w:rPr>
              <w:t xml:space="preserve">% partial repayment amount cannot be carried forward in whole or part to subsequent 12 month periods. Any partial repayments over </w:t>
            </w:r>
            <w:r w:rsidR="006273B4">
              <w:rPr>
                <w:rFonts w:ascii="Figtree" w:hAnsi="Figtree" w:cs="Arial"/>
                <w:sz w:val="20"/>
                <w:szCs w:val="20"/>
              </w:rPr>
              <w:t>&lt;&lt;</w:t>
            </w:r>
            <w:r w:rsidR="00ED362D">
              <w:rPr>
                <w:rFonts w:ascii="Figtree" w:hAnsi="Figtree" w:cs="Arial"/>
                <w:sz w:val="20"/>
                <w:szCs w:val="20"/>
              </w:rPr>
              <w:t>ERC FREE PERCENTAGE</w:t>
            </w:r>
            <w:r w:rsidR="006273B4">
              <w:rPr>
                <w:rFonts w:ascii="Figtree" w:hAnsi="Figtree" w:cs="Arial"/>
                <w:sz w:val="20"/>
                <w:szCs w:val="20"/>
              </w:rPr>
              <w:t>&gt;&gt;</w:t>
            </w:r>
            <w:r w:rsidR="00376E26" w:rsidRPr="00E45913">
              <w:rPr>
                <w:rFonts w:ascii="Figtree" w:hAnsi="Figtree" w:cs="Arial"/>
                <w:sz w:val="20"/>
                <w:szCs w:val="20"/>
              </w:rPr>
              <w:t xml:space="preserve">% within </w:t>
            </w:r>
            <w:r w:rsidR="00A844EC" w:rsidRPr="00E45913">
              <w:rPr>
                <w:rFonts w:ascii="Figtree" w:hAnsi="Figtree" w:cs="Arial"/>
                <w:sz w:val="20"/>
                <w:szCs w:val="20"/>
              </w:rPr>
              <w:t>each</w:t>
            </w:r>
            <w:r w:rsidR="00376E26" w:rsidRPr="00E45913">
              <w:rPr>
                <w:rFonts w:ascii="Figtree" w:hAnsi="Figtree" w:cs="Arial"/>
                <w:sz w:val="20"/>
                <w:szCs w:val="20"/>
              </w:rPr>
              <w:t xml:space="preserve"> 12 month period will be subject to early repayment charges, see </w:t>
            </w:r>
            <w:r w:rsidR="00296D3A" w:rsidRPr="00E45913">
              <w:rPr>
                <w:rFonts w:ascii="Figtree" w:hAnsi="Figtree" w:cs="Arial"/>
                <w:sz w:val="20"/>
                <w:szCs w:val="20"/>
              </w:rPr>
              <w:t>S</w:t>
            </w:r>
            <w:r w:rsidR="00376E26" w:rsidRPr="00E45913">
              <w:rPr>
                <w:rFonts w:ascii="Figtree" w:hAnsi="Figtree" w:cs="Arial"/>
                <w:sz w:val="20"/>
                <w:szCs w:val="20"/>
              </w:rPr>
              <w:t>ection 13 for details. The minimum partial repayment amount is £50.</w:t>
            </w:r>
            <w:r w:rsidR="007D7A29" w:rsidRPr="00E45913">
              <w:rPr>
                <w:rFonts w:ascii="Figtree" w:hAnsi="Figtree" w:cs="Arial"/>
                <w:sz w:val="20"/>
                <w:szCs w:val="20"/>
              </w:rPr>
              <w:t xml:space="preserve"> </w:t>
            </w:r>
            <w:commentRangeEnd w:id="92"/>
            <w:r w:rsidR="003B1997" w:rsidRPr="00E45913">
              <w:rPr>
                <w:rStyle w:val="CommentReference"/>
                <w:rFonts w:ascii="Figtree" w:hAnsi="Figtree" w:cs="Arial"/>
                <w:sz w:val="20"/>
                <w:szCs w:val="20"/>
              </w:rPr>
              <w:commentReference w:id="92"/>
            </w:r>
          </w:p>
          <w:p w14:paraId="5F28E62A" w14:textId="77777777" w:rsidR="007D7A29" w:rsidRPr="00E45913" w:rsidRDefault="007D7A29" w:rsidP="007D7A29">
            <w:pPr>
              <w:autoSpaceDE w:val="0"/>
              <w:autoSpaceDN w:val="0"/>
              <w:spacing w:after="0" w:line="240" w:lineRule="auto"/>
              <w:rPr>
                <w:rFonts w:ascii="Figtree" w:hAnsi="Figtree" w:cs="Arial"/>
                <w:sz w:val="20"/>
                <w:szCs w:val="20"/>
              </w:rPr>
            </w:pPr>
            <w:commentRangeStart w:id="101"/>
            <w:commentRangeStart w:id="102"/>
            <w:commentRangeStart w:id="103"/>
            <w:r w:rsidRPr="00E45913">
              <w:rPr>
                <w:rFonts w:ascii="Figtree" w:hAnsi="Figtree" w:cs="Arial"/>
                <w:sz w:val="20"/>
                <w:szCs w:val="20"/>
              </w:rPr>
              <w:t>Partial repayments can be made to reduce the size of the amount owed and therefore the effect of roll-up interest on your loan over time. The minimum partial repayment amount is £50.</w:t>
            </w:r>
            <w:commentRangeEnd w:id="101"/>
            <w:r w:rsidRPr="00E45913">
              <w:rPr>
                <w:rStyle w:val="CommentReference"/>
                <w:rFonts w:ascii="Figtree" w:hAnsi="Figtree" w:cs="Arial"/>
                <w:sz w:val="20"/>
                <w:szCs w:val="20"/>
              </w:rPr>
              <w:commentReference w:id="101"/>
            </w:r>
            <w:commentRangeEnd w:id="102"/>
            <w:r w:rsidR="00E33BB3" w:rsidRPr="00E45913">
              <w:rPr>
                <w:rStyle w:val="CommentReference"/>
                <w:rFonts w:ascii="Figtree" w:hAnsi="Figtree" w:cs="Arial"/>
                <w:sz w:val="20"/>
                <w:szCs w:val="20"/>
              </w:rPr>
              <w:commentReference w:id="102"/>
            </w:r>
            <w:commentRangeEnd w:id="103"/>
            <w:r w:rsidR="008C58F9" w:rsidRPr="00E45913">
              <w:rPr>
                <w:rStyle w:val="CommentReference"/>
                <w:rFonts w:ascii="Figtree" w:hAnsi="Figtree" w:cs="Arial"/>
                <w:sz w:val="20"/>
                <w:szCs w:val="20"/>
              </w:rPr>
              <w:commentReference w:id="103"/>
            </w:r>
          </w:p>
          <w:p w14:paraId="2AF9326C" w14:textId="77777777" w:rsidR="00A844EC" w:rsidRPr="00E45913" w:rsidRDefault="00A844EC">
            <w:pPr>
              <w:autoSpaceDE w:val="0"/>
              <w:autoSpaceDN w:val="0"/>
              <w:spacing w:after="0" w:line="240" w:lineRule="auto"/>
              <w:rPr>
                <w:rFonts w:ascii="Figtree" w:hAnsi="Figtree" w:cs="Arial"/>
                <w:sz w:val="20"/>
                <w:szCs w:val="20"/>
              </w:rPr>
            </w:pPr>
          </w:p>
          <w:p w14:paraId="05895F55" w14:textId="7293F621" w:rsidR="008D1B97" w:rsidRPr="00E45913" w:rsidRDefault="008D1B97" w:rsidP="008D1B97">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 xml:space="preserve">Where you have </w:t>
            </w:r>
            <w:r w:rsidR="001427E4" w:rsidRPr="00E45913">
              <w:rPr>
                <w:rFonts w:ascii="Figtree" w:hAnsi="Figtree" w:cs="Arial"/>
                <w:sz w:val="20"/>
                <w:szCs w:val="20"/>
              </w:rPr>
              <w:t>taken</w:t>
            </w:r>
            <w:r w:rsidRPr="00E45913">
              <w:rPr>
                <w:rFonts w:ascii="Figtree" w:hAnsi="Figtree" w:cs="Arial"/>
                <w:sz w:val="20"/>
                <w:szCs w:val="20"/>
              </w:rPr>
              <w:t xml:space="preserve"> additional borrowing, any partial repayment will be allocated to the loan with the highest interest rate </w:t>
            </w:r>
            <w:commentRangeStart w:id="104"/>
            <w:commentRangeStart w:id="105"/>
            <w:r w:rsidRPr="00E45913">
              <w:rPr>
                <w:rFonts w:ascii="Figtree" w:hAnsi="Figtree" w:cs="Arial"/>
                <w:sz w:val="20"/>
                <w:szCs w:val="20"/>
              </w:rPr>
              <w:t xml:space="preserve">up to the </w:t>
            </w:r>
            <w:r w:rsidR="006273B4">
              <w:rPr>
                <w:rFonts w:ascii="Figtree" w:hAnsi="Figtree" w:cs="Arial"/>
                <w:sz w:val="20"/>
                <w:szCs w:val="20"/>
              </w:rPr>
              <w:t>&lt;&lt;</w:t>
            </w:r>
            <w:r w:rsidR="00ED362D">
              <w:rPr>
                <w:rFonts w:ascii="Figtree" w:hAnsi="Figtree" w:cs="Arial"/>
                <w:sz w:val="20"/>
                <w:szCs w:val="20"/>
              </w:rPr>
              <w:t>ERC FREE PERCENTAGE</w:t>
            </w:r>
            <w:r w:rsidR="006273B4">
              <w:rPr>
                <w:rFonts w:ascii="Figtree" w:hAnsi="Figtree" w:cs="Arial"/>
                <w:sz w:val="20"/>
                <w:szCs w:val="20"/>
              </w:rPr>
              <w:t>&gt;&gt;</w:t>
            </w:r>
            <w:r w:rsidRPr="00E45913">
              <w:rPr>
                <w:rFonts w:ascii="Figtree" w:hAnsi="Figtree" w:cs="Arial"/>
                <w:sz w:val="20"/>
                <w:szCs w:val="20"/>
              </w:rPr>
              <w:t>% limit for that loan</w:t>
            </w:r>
            <w:commentRangeEnd w:id="104"/>
            <w:r w:rsidR="0011474A" w:rsidRPr="00E45913">
              <w:rPr>
                <w:rStyle w:val="CommentReference"/>
                <w:rFonts w:ascii="Figtree" w:hAnsi="Figtree" w:cs="Arial"/>
                <w:sz w:val="20"/>
                <w:szCs w:val="20"/>
              </w:rPr>
              <w:commentReference w:id="104"/>
            </w:r>
            <w:commentRangeEnd w:id="105"/>
            <w:r w:rsidR="00C06E27" w:rsidRPr="00E45913">
              <w:rPr>
                <w:rStyle w:val="CommentReference"/>
                <w:rFonts w:ascii="Figtree" w:hAnsi="Figtree" w:cs="Arial"/>
                <w:sz w:val="20"/>
                <w:szCs w:val="20"/>
              </w:rPr>
              <w:commentReference w:id="105"/>
            </w:r>
            <w:r w:rsidRPr="00E45913">
              <w:rPr>
                <w:rFonts w:ascii="Figtree" w:hAnsi="Figtree" w:cs="Arial"/>
                <w:sz w:val="20"/>
                <w:szCs w:val="20"/>
              </w:rPr>
              <w:t xml:space="preserve">. Any remaining funds will then be allocated to the next loan with the next highest rate of interest </w:t>
            </w:r>
            <w:commentRangeStart w:id="106"/>
            <w:commentRangeStart w:id="107"/>
            <w:r w:rsidRPr="00E45913">
              <w:rPr>
                <w:rFonts w:ascii="Figtree" w:hAnsi="Figtree" w:cs="Arial"/>
                <w:sz w:val="20"/>
                <w:szCs w:val="20"/>
              </w:rPr>
              <w:t xml:space="preserve">up to the </w:t>
            </w:r>
            <w:r w:rsidR="006273B4">
              <w:rPr>
                <w:rFonts w:ascii="Figtree" w:hAnsi="Figtree" w:cs="Arial"/>
                <w:sz w:val="20"/>
                <w:szCs w:val="20"/>
              </w:rPr>
              <w:t>&lt;&lt;</w:t>
            </w:r>
            <w:r w:rsidR="00531355">
              <w:rPr>
                <w:rFonts w:ascii="Figtree" w:hAnsi="Figtree" w:cs="Arial"/>
                <w:sz w:val="20"/>
                <w:szCs w:val="20"/>
              </w:rPr>
              <w:t>ERC FREE PERCENTAGE</w:t>
            </w:r>
            <w:r w:rsidR="006273B4">
              <w:rPr>
                <w:rFonts w:ascii="Figtree" w:hAnsi="Figtree" w:cs="Arial"/>
                <w:sz w:val="20"/>
                <w:szCs w:val="20"/>
              </w:rPr>
              <w:t>&gt;&gt;</w:t>
            </w:r>
            <w:r w:rsidRPr="00E45913">
              <w:rPr>
                <w:rFonts w:ascii="Figtree" w:hAnsi="Figtree" w:cs="Arial"/>
                <w:sz w:val="20"/>
                <w:szCs w:val="20"/>
              </w:rPr>
              <w:t xml:space="preserve">% partial repayment limit for that loan </w:t>
            </w:r>
            <w:commentRangeEnd w:id="106"/>
            <w:r w:rsidR="0011474A" w:rsidRPr="00E45913">
              <w:rPr>
                <w:rStyle w:val="CommentReference"/>
                <w:rFonts w:ascii="Figtree" w:hAnsi="Figtree" w:cs="Arial"/>
                <w:sz w:val="20"/>
                <w:szCs w:val="20"/>
              </w:rPr>
              <w:commentReference w:id="106"/>
            </w:r>
            <w:commentRangeEnd w:id="107"/>
            <w:r w:rsidR="00C06E27" w:rsidRPr="00E45913">
              <w:rPr>
                <w:rStyle w:val="CommentReference"/>
                <w:rFonts w:ascii="Figtree" w:hAnsi="Figtree" w:cs="Arial"/>
                <w:sz w:val="20"/>
                <w:szCs w:val="20"/>
              </w:rPr>
              <w:commentReference w:id="107"/>
            </w:r>
            <w:r w:rsidRPr="00E45913">
              <w:rPr>
                <w:rFonts w:ascii="Figtree" w:hAnsi="Figtree" w:cs="Arial"/>
                <w:sz w:val="20"/>
                <w:szCs w:val="20"/>
              </w:rPr>
              <w:t xml:space="preserve">and so on until the funds are fully allocated. </w:t>
            </w:r>
          </w:p>
          <w:p w14:paraId="716E79F7" w14:textId="77777777" w:rsidR="00937837" w:rsidRPr="00E45913" w:rsidRDefault="00937837" w:rsidP="008D1B97">
            <w:pPr>
              <w:autoSpaceDE w:val="0"/>
              <w:autoSpaceDN w:val="0"/>
              <w:adjustRightInd w:val="0"/>
              <w:spacing w:after="0" w:line="240" w:lineRule="auto"/>
              <w:rPr>
                <w:rFonts w:ascii="Figtree" w:hAnsi="Figtree" w:cs="Arial"/>
                <w:sz w:val="20"/>
                <w:szCs w:val="20"/>
              </w:rPr>
            </w:pPr>
          </w:p>
          <w:p w14:paraId="5492272D" w14:textId="77777777" w:rsidR="00937837" w:rsidRPr="00E45913" w:rsidRDefault="00937837" w:rsidP="00937837">
            <w:pPr>
              <w:autoSpaceDE w:val="0"/>
              <w:autoSpaceDN w:val="0"/>
              <w:adjustRightInd w:val="0"/>
              <w:spacing w:after="0" w:line="240" w:lineRule="auto"/>
              <w:rPr>
                <w:rFonts w:ascii="Figtree" w:hAnsi="Figtree" w:cs="Arial"/>
                <w:sz w:val="20"/>
                <w:szCs w:val="20"/>
              </w:rPr>
            </w:pPr>
            <w:commentRangeStart w:id="108"/>
            <w:commentRangeStart w:id="109"/>
            <w:commentRangeStart w:id="110"/>
            <w:commentRangeStart w:id="111"/>
            <w:r w:rsidRPr="00E45913">
              <w:rPr>
                <w:rFonts w:ascii="Figtree" w:hAnsi="Figtree" w:cs="Arial"/>
                <w:sz w:val="20"/>
                <w:szCs w:val="20"/>
              </w:rPr>
              <w:t xml:space="preserve">The amount owed, excluding any early repayment charges, must also not become less than the minimum initial advance amount for this product, which is £10,000. </w:t>
            </w:r>
            <w:commentRangeEnd w:id="108"/>
            <w:r w:rsidRPr="00E45913">
              <w:rPr>
                <w:rStyle w:val="CommentReference"/>
                <w:rFonts w:ascii="Figtree" w:hAnsi="Figtree" w:cs="Arial"/>
                <w:sz w:val="20"/>
                <w:szCs w:val="20"/>
              </w:rPr>
              <w:commentReference w:id="108"/>
            </w:r>
            <w:commentRangeEnd w:id="109"/>
            <w:r w:rsidR="00E53793" w:rsidRPr="00E45913">
              <w:rPr>
                <w:rStyle w:val="CommentReference"/>
                <w:rFonts w:ascii="Figtree" w:hAnsi="Figtree" w:cs="Arial"/>
                <w:sz w:val="20"/>
                <w:szCs w:val="20"/>
              </w:rPr>
              <w:commentReference w:id="109"/>
            </w:r>
            <w:commentRangeEnd w:id="110"/>
            <w:r w:rsidR="00745525" w:rsidRPr="00E45913">
              <w:rPr>
                <w:rStyle w:val="CommentReference"/>
                <w:rFonts w:ascii="Figtree" w:hAnsi="Figtree" w:cs="Arial"/>
                <w:sz w:val="20"/>
                <w:szCs w:val="20"/>
              </w:rPr>
              <w:commentReference w:id="110"/>
            </w:r>
            <w:commentRangeEnd w:id="111"/>
            <w:r w:rsidR="004F7AFB" w:rsidRPr="00E45913">
              <w:rPr>
                <w:rStyle w:val="CommentReference"/>
                <w:rFonts w:ascii="Figtree" w:hAnsi="Figtree" w:cs="Arial"/>
                <w:sz w:val="20"/>
                <w:szCs w:val="20"/>
              </w:rPr>
              <w:commentReference w:id="111"/>
            </w:r>
          </w:p>
          <w:p w14:paraId="459EF607" w14:textId="77777777" w:rsidR="008D1B97" w:rsidRPr="00E45913" w:rsidRDefault="008D1B97" w:rsidP="008D1B97">
            <w:pPr>
              <w:autoSpaceDE w:val="0"/>
              <w:autoSpaceDN w:val="0"/>
              <w:adjustRightInd w:val="0"/>
              <w:spacing w:after="0" w:line="240" w:lineRule="auto"/>
              <w:rPr>
                <w:rFonts w:ascii="Figtree" w:hAnsi="Figtree" w:cs="Arial"/>
                <w:sz w:val="20"/>
                <w:szCs w:val="20"/>
              </w:rPr>
            </w:pPr>
          </w:p>
          <w:p w14:paraId="1928243F" w14:textId="3D501E16" w:rsidR="00A844EC" w:rsidRPr="00E45913" w:rsidRDefault="00A844EC" w:rsidP="008D1B97">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 xml:space="preserve">When you make a partial repayment we will apply this on the date the funds have cleared into our bank account and the amount on which we charge interest will reduce. We will send you a statement to show how your lifetime mortgage has reduced. </w:t>
            </w:r>
          </w:p>
          <w:p w14:paraId="426C7695" w14:textId="77777777" w:rsidR="00BB1AB7" w:rsidRPr="00E45913" w:rsidRDefault="00BB1AB7">
            <w:pPr>
              <w:autoSpaceDE w:val="0"/>
              <w:autoSpaceDN w:val="0"/>
              <w:spacing w:after="0" w:line="240" w:lineRule="auto"/>
              <w:rPr>
                <w:rFonts w:ascii="Figtree" w:hAnsi="Figtree" w:cs="Arial"/>
                <w:sz w:val="20"/>
                <w:szCs w:val="20"/>
              </w:rPr>
            </w:pPr>
          </w:p>
          <w:p w14:paraId="2997A7BA" w14:textId="45C82850" w:rsidR="00BB1AB7" w:rsidRPr="00E45913" w:rsidRDefault="00376E26">
            <w:pPr>
              <w:autoSpaceDE w:val="0"/>
              <w:autoSpaceDN w:val="0"/>
              <w:spacing w:after="0" w:line="240" w:lineRule="auto"/>
              <w:rPr>
                <w:rFonts w:ascii="Figtree" w:hAnsi="Figtree" w:cs="Arial"/>
                <w:sz w:val="20"/>
                <w:szCs w:val="20"/>
              </w:rPr>
            </w:pPr>
            <w:r w:rsidRPr="00E45913">
              <w:rPr>
                <w:rFonts w:ascii="Figtree" w:hAnsi="Figtree" w:cs="Arial"/>
                <w:sz w:val="20"/>
                <w:szCs w:val="20"/>
              </w:rPr>
              <w:t>Any partial repayment you make will not affect your right to repay the full amount</w:t>
            </w:r>
            <w:commentRangeStart w:id="112"/>
            <w:commentRangeStart w:id="113"/>
            <w:r w:rsidRPr="00E45913">
              <w:rPr>
                <w:rFonts w:ascii="Figtree" w:hAnsi="Figtree" w:cs="Arial"/>
                <w:sz w:val="20"/>
                <w:szCs w:val="20"/>
              </w:rPr>
              <w:t xml:space="preserve">, early repayment charges may apply, see </w:t>
            </w:r>
            <w:r w:rsidR="00296D3A" w:rsidRPr="00E45913">
              <w:rPr>
                <w:rFonts w:ascii="Figtree" w:hAnsi="Figtree" w:cs="Arial"/>
                <w:sz w:val="20"/>
                <w:szCs w:val="20"/>
              </w:rPr>
              <w:t>S</w:t>
            </w:r>
            <w:r w:rsidRPr="00E45913">
              <w:rPr>
                <w:rFonts w:ascii="Figtree" w:hAnsi="Figtree" w:cs="Arial"/>
                <w:sz w:val="20"/>
                <w:szCs w:val="20"/>
              </w:rPr>
              <w:t>ection 13 for details</w:t>
            </w:r>
            <w:commentRangeEnd w:id="112"/>
            <w:r w:rsidR="000D40BC" w:rsidRPr="00E45913">
              <w:rPr>
                <w:rStyle w:val="CommentReference"/>
                <w:rFonts w:ascii="Figtree" w:hAnsi="Figtree" w:cs="Arial"/>
                <w:sz w:val="20"/>
                <w:szCs w:val="20"/>
              </w:rPr>
              <w:commentReference w:id="112"/>
            </w:r>
            <w:commentRangeEnd w:id="113"/>
            <w:r w:rsidR="00C06E27" w:rsidRPr="00E45913">
              <w:rPr>
                <w:rStyle w:val="CommentReference"/>
                <w:rFonts w:ascii="Figtree" w:hAnsi="Figtree" w:cs="Arial"/>
                <w:sz w:val="20"/>
                <w:szCs w:val="20"/>
              </w:rPr>
              <w:commentReference w:id="113"/>
            </w:r>
            <w:r w:rsidRPr="00E45913">
              <w:rPr>
                <w:rFonts w:ascii="Figtree" w:hAnsi="Figtree" w:cs="Arial"/>
                <w:sz w:val="20"/>
                <w:szCs w:val="20"/>
              </w:rPr>
              <w:t>.</w:t>
            </w:r>
          </w:p>
          <w:p w14:paraId="3A0A641C" w14:textId="77777777" w:rsidR="00BB1AB7" w:rsidRPr="00E45913" w:rsidRDefault="00BB1AB7">
            <w:pPr>
              <w:autoSpaceDE w:val="0"/>
              <w:autoSpaceDN w:val="0"/>
              <w:adjustRightInd w:val="0"/>
              <w:spacing w:after="0" w:line="240" w:lineRule="auto"/>
              <w:rPr>
                <w:rFonts w:ascii="Figtree" w:hAnsi="Figtree" w:cs="Arial"/>
                <w:b/>
                <w:sz w:val="8"/>
                <w:szCs w:val="8"/>
              </w:rPr>
            </w:pPr>
          </w:p>
        </w:tc>
      </w:tr>
    </w:tbl>
    <w:p w14:paraId="1AAEA55D" w14:textId="77777777" w:rsidR="00E26B5C" w:rsidRPr="00E45913" w:rsidRDefault="00E26B5C">
      <w:pPr>
        <w:autoSpaceDE w:val="0"/>
        <w:autoSpaceDN w:val="0"/>
        <w:adjustRightInd w:val="0"/>
        <w:spacing w:after="0" w:line="240" w:lineRule="auto"/>
        <w:rPr>
          <w:rFonts w:ascii="Figtree" w:hAnsi="Figtree" w:cs="Arial"/>
          <w:sz w:val="20"/>
          <w:szCs w:val="20"/>
        </w:rPr>
      </w:pPr>
    </w:p>
    <w:p w14:paraId="32A625E2" w14:textId="77777777" w:rsidR="00BB1AB7" w:rsidRPr="00E45913" w:rsidRDefault="00BB1AB7">
      <w:pPr>
        <w:autoSpaceDE w:val="0"/>
        <w:autoSpaceDN w:val="0"/>
        <w:adjustRightInd w:val="0"/>
        <w:spacing w:after="0" w:line="240" w:lineRule="auto"/>
        <w:rPr>
          <w:rFonts w:ascii="Figtree" w:hAnsi="Figtree" w:cs="Arial"/>
          <w:sz w:val="20"/>
          <w:szCs w:val="20"/>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40"/>
        <w:gridCol w:w="2469"/>
      </w:tblGrid>
      <w:tr w:rsidR="00BB1AB7" w:rsidRPr="00E45913" w14:paraId="37F93F22" w14:textId="77777777">
        <w:tc>
          <w:tcPr>
            <w:tcW w:w="9209" w:type="dxa"/>
            <w:gridSpan w:val="2"/>
            <w:shd w:val="clear" w:color="auto" w:fill="9CC2E5" w:themeFill="accent1" w:themeFillTint="99"/>
            <w:vAlign w:val="center"/>
          </w:tcPr>
          <w:p w14:paraId="2B081D54" w14:textId="77777777" w:rsidR="00BB1AB7" w:rsidRPr="00E45913" w:rsidRDefault="00BB1AB7">
            <w:pPr>
              <w:autoSpaceDE w:val="0"/>
              <w:autoSpaceDN w:val="0"/>
              <w:adjustRightInd w:val="0"/>
              <w:spacing w:after="0" w:line="240" w:lineRule="auto"/>
              <w:rPr>
                <w:rFonts w:ascii="Figtree" w:hAnsi="Figtree" w:cs="Arial"/>
                <w:b/>
                <w:sz w:val="8"/>
                <w:szCs w:val="8"/>
              </w:rPr>
            </w:pPr>
          </w:p>
          <w:p w14:paraId="7159F6C4" w14:textId="77777777" w:rsidR="00BB1AB7" w:rsidRPr="00E45913" w:rsidRDefault="00376E26">
            <w:pPr>
              <w:autoSpaceDE w:val="0"/>
              <w:autoSpaceDN w:val="0"/>
              <w:adjustRightInd w:val="0"/>
              <w:spacing w:after="0" w:line="240" w:lineRule="auto"/>
              <w:rPr>
                <w:rFonts w:ascii="Figtree" w:hAnsi="Figtree" w:cs="Arial"/>
                <w:b/>
                <w:sz w:val="20"/>
                <w:szCs w:val="20"/>
              </w:rPr>
            </w:pPr>
            <w:r w:rsidRPr="00E45913">
              <w:rPr>
                <w:rFonts w:ascii="Figtree" w:hAnsi="Figtree" w:cs="Arial"/>
                <w:b/>
                <w:sz w:val="20"/>
                <w:szCs w:val="20"/>
              </w:rPr>
              <w:t>15. Overall cost of this mortgage</w:t>
            </w:r>
          </w:p>
          <w:p w14:paraId="235CBE32" w14:textId="77777777" w:rsidR="00BB1AB7" w:rsidRPr="00E45913" w:rsidRDefault="00BB1AB7">
            <w:pPr>
              <w:autoSpaceDE w:val="0"/>
              <w:autoSpaceDN w:val="0"/>
              <w:adjustRightInd w:val="0"/>
              <w:spacing w:after="0" w:line="240" w:lineRule="auto"/>
              <w:rPr>
                <w:rFonts w:ascii="Figtree" w:hAnsi="Figtree" w:cs="Arial"/>
                <w:b/>
                <w:sz w:val="8"/>
                <w:szCs w:val="8"/>
              </w:rPr>
            </w:pPr>
          </w:p>
        </w:tc>
      </w:tr>
      <w:tr w:rsidR="00BB1AB7" w:rsidRPr="00E45913" w14:paraId="5584B85C" w14:textId="77777777">
        <w:tc>
          <w:tcPr>
            <w:tcW w:w="9209" w:type="dxa"/>
            <w:gridSpan w:val="2"/>
            <w:vAlign w:val="center"/>
          </w:tcPr>
          <w:p w14:paraId="6FF7D351" w14:textId="77777777" w:rsidR="00BB1AB7" w:rsidRPr="00E45913" w:rsidRDefault="00BB1AB7">
            <w:pPr>
              <w:autoSpaceDE w:val="0"/>
              <w:autoSpaceDN w:val="0"/>
              <w:adjustRightInd w:val="0"/>
              <w:spacing w:after="0" w:line="240" w:lineRule="auto"/>
              <w:rPr>
                <w:rFonts w:ascii="Figtree" w:hAnsi="Figtree" w:cs="Arial"/>
                <w:b/>
                <w:sz w:val="8"/>
                <w:szCs w:val="8"/>
              </w:rPr>
            </w:pPr>
          </w:p>
          <w:p w14:paraId="1172ADB5" w14:textId="2ABF53E4" w:rsidR="00BB1AB7" w:rsidRPr="00E45913" w:rsidRDefault="00376E26">
            <w:pPr>
              <w:autoSpaceDE w:val="0"/>
              <w:autoSpaceDN w:val="0"/>
              <w:adjustRightInd w:val="0"/>
              <w:spacing w:after="0" w:line="240" w:lineRule="auto"/>
              <w:rPr>
                <w:rFonts w:ascii="Figtree" w:hAnsi="Figtree" w:cs="Arial"/>
                <w:b/>
                <w:sz w:val="8"/>
                <w:szCs w:val="8"/>
              </w:rPr>
            </w:pPr>
            <w:r w:rsidRPr="00E45913">
              <w:rPr>
                <w:rFonts w:ascii="Figtree" w:hAnsi="Figtree" w:cs="Arial"/>
                <w:sz w:val="20"/>
                <w:szCs w:val="20"/>
              </w:rPr>
              <w:t xml:space="preserve">The APR helps you to compare lifetime mortgages by giving you one rate that shows the overall cost of the mortgage. It takes into account some fees and charges as well as the interest due, and this means that the APR may be higher than the interest rate shown in </w:t>
            </w:r>
            <w:r w:rsidR="00296D3A" w:rsidRPr="00E45913">
              <w:rPr>
                <w:rFonts w:ascii="Figtree" w:hAnsi="Figtree" w:cs="Arial"/>
                <w:sz w:val="20"/>
                <w:szCs w:val="20"/>
              </w:rPr>
              <w:t>S</w:t>
            </w:r>
            <w:r w:rsidRPr="00E45913">
              <w:rPr>
                <w:rFonts w:ascii="Figtree" w:hAnsi="Figtree" w:cs="Arial"/>
                <w:sz w:val="20"/>
                <w:szCs w:val="20"/>
              </w:rPr>
              <w:t>ections 5 and 8. Only use the APR to compare lifetime mortgages of the same type, and where the same example term is used.</w:t>
            </w:r>
          </w:p>
          <w:p w14:paraId="777EC627" w14:textId="77777777" w:rsidR="00BB1AB7" w:rsidRPr="00E45913" w:rsidRDefault="00BB1AB7">
            <w:pPr>
              <w:autoSpaceDE w:val="0"/>
              <w:autoSpaceDN w:val="0"/>
              <w:adjustRightInd w:val="0"/>
              <w:spacing w:after="0" w:line="240" w:lineRule="auto"/>
              <w:rPr>
                <w:rFonts w:ascii="Figtree" w:hAnsi="Figtree" w:cs="Arial"/>
                <w:b/>
                <w:sz w:val="8"/>
                <w:szCs w:val="8"/>
              </w:rPr>
            </w:pPr>
          </w:p>
        </w:tc>
      </w:tr>
      <w:tr w:rsidR="0011474A" w:rsidRPr="00E45913" w14:paraId="1BD47F74" w14:textId="77777777">
        <w:tc>
          <w:tcPr>
            <w:tcW w:w="6740" w:type="dxa"/>
            <w:vAlign w:val="center"/>
          </w:tcPr>
          <w:p w14:paraId="5FA1745E" w14:textId="77777777" w:rsidR="00BB1AB7" w:rsidRPr="00E45913" w:rsidRDefault="00BB1AB7">
            <w:pPr>
              <w:autoSpaceDE w:val="0"/>
              <w:autoSpaceDN w:val="0"/>
              <w:adjustRightInd w:val="0"/>
              <w:spacing w:after="0" w:line="240" w:lineRule="auto"/>
              <w:rPr>
                <w:rFonts w:ascii="Figtree" w:hAnsi="Figtree" w:cs="Arial"/>
                <w:b/>
                <w:sz w:val="8"/>
                <w:szCs w:val="8"/>
              </w:rPr>
            </w:pPr>
          </w:p>
          <w:p w14:paraId="4FFA16E9" w14:textId="52CA624D" w:rsidR="00BB1AB7" w:rsidRPr="00E45913" w:rsidRDefault="00376E26">
            <w:pPr>
              <w:autoSpaceDE w:val="0"/>
              <w:autoSpaceDN w:val="0"/>
              <w:adjustRightInd w:val="0"/>
              <w:spacing w:after="0" w:line="240" w:lineRule="auto"/>
              <w:rPr>
                <w:rFonts w:ascii="Figtree" w:hAnsi="Figtree" w:cs="Arial"/>
                <w:b/>
                <w:sz w:val="8"/>
                <w:szCs w:val="8"/>
              </w:rPr>
            </w:pPr>
            <w:r w:rsidRPr="00E45913">
              <w:rPr>
                <w:rFonts w:ascii="Figtree" w:hAnsi="Figtree" w:cs="Arial"/>
                <w:sz w:val="20"/>
                <w:szCs w:val="20"/>
              </w:rPr>
              <w:t xml:space="preserve">The total amount you would pay back over the example term of </w:t>
            </w:r>
            <w:r w:rsidR="00D70FE8" w:rsidRPr="00262DDB">
              <w:rPr>
                <w:rFonts w:ascii="Figtree" w:hAnsi="Figtree" w:cs="Arial"/>
                <w:sz w:val="20"/>
                <w:szCs w:val="20"/>
                <w:highlight w:val="red"/>
              </w:rPr>
              <w:t>&lt;&lt;</w:t>
            </w:r>
            <w:r w:rsidR="00262DDB" w:rsidRPr="00262DDB">
              <w:rPr>
                <w:rFonts w:ascii="Figtree" w:hAnsi="Figtree" w:cs="Arial"/>
                <w:sz w:val="20"/>
                <w:szCs w:val="20"/>
                <w:highlight w:val="red"/>
              </w:rPr>
              <w:t>OverallTermYears</w:t>
            </w:r>
            <w:r w:rsidR="00D70FE8" w:rsidRPr="00262DDB">
              <w:rPr>
                <w:rFonts w:ascii="Figtree" w:hAnsi="Figtree" w:cs="Arial"/>
                <w:sz w:val="20"/>
                <w:szCs w:val="20"/>
                <w:highlight w:val="red"/>
              </w:rPr>
              <w:t>&gt;&gt;</w:t>
            </w:r>
            <w:r w:rsidRPr="00E45913">
              <w:rPr>
                <w:rFonts w:ascii="Figtree" w:hAnsi="Figtree" w:cs="Arial"/>
                <w:sz w:val="20"/>
                <w:szCs w:val="20"/>
              </w:rPr>
              <w:t xml:space="preserve"> years including the amount borrowed is:</w:t>
            </w:r>
          </w:p>
          <w:p w14:paraId="484DBD8A" w14:textId="77777777" w:rsidR="00BB1AB7" w:rsidRPr="00E45913" w:rsidRDefault="00BB1AB7">
            <w:pPr>
              <w:autoSpaceDE w:val="0"/>
              <w:autoSpaceDN w:val="0"/>
              <w:adjustRightInd w:val="0"/>
              <w:spacing w:after="0" w:line="240" w:lineRule="auto"/>
              <w:rPr>
                <w:rFonts w:ascii="Figtree" w:hAnsi="Figtree" w:cs="Arial"/>
                <w:b/>
                <w:sz w:val="8"/>
                <w:szCs w:val="8"/>
              </w:rPr>
            </w:pPr>
          </w:p>
        </w:tc>
        <w:tc>
          <w:tcPr>
            <w:tcW w:w="2469" w:type="dxa"/>
            <w:vAlign w:val="center"/>
          </w:tcPr>
          <w:p w14:paraId="696D2941" w14:textId="6C673CED" w:rsidR="00BB1AB7" w:rsidRPr="00E45913" w:rsidRDefault="00376E26">
            <w:pPr>
              <w:autoSpaceDE w:val="0"/>
              <w:autoSpaceDN w:val="0"/>
              <w:adjustRightInd w:val="0"/>
              <w:spacing w:after="0" w:line="240" w:lineRule="auto"/>
              <w:rPr>
                <w:rFonts w:ascii="Figtree" w:hAnsi="Figtree" w:cs="Arial"/>
                <w:b/>
                <w:sz w:val="8"/>
                <w:szCs w:val="8"/>
              </w:rPr>
            </w:pPr>
            <w:r w:rsidRPr="00E45913">
              <w:rPr>
                <w:rFonts w:ascii="Figtree" w:hAnsi="Figtree" w:cs="Arial"/>
                <w:sz w:val="20"/>
                <w:szCs w:val="20"/>
              </w:rPr>
              <w:t>£</w:t>
            </w:r>
            <w:r w:rsidR="006273B4" w:rsidRPr="00CD2612">
              <w:rPr>
                <w:rFonts w:ascii="Figtree" w:hAnsi="Figtree" w:cs="Arial"/>
                <w:sz w:val="20"/>
                <w:szCs w:val="20"/>
                <w:highlight w:val="yellow"/>
              </w:rPr>
              <w:t>&lt;&lt;</w:t>
            </w:r>
            <w:r w:rsidR="00CD2612" w:rsidRPr="00CD2612">
              <w:rPr>
                <w:rFonts w:ascii="Figtree" w:hAnsi="Figtree" w:cs="Arial"/>
                <w:sz w:val="20"/>
                <w:szCs w:val="20"/>
                <w:highlight w:val="yellow"/>
              </w:rPr>
              <w:t>TotalAmountPayable</w:t>
            </w:r>
            <w:r w:rsidR="006273B4" w:rsidRPr="00CD2612">
              <w:rPr>
                <w:rFonts w:ascii="Figtree" w:hAnsi="Figtree" w:cs="Arial"/>
                <w:sz w:val="20"/>
                <w:szCs w:val="20"/>
                <w:highlight w:val="yellow"/>
              </w:rPr>
              <w:t>&gt;&gt;</w:t>
            </w:r>
          </w:p>
        </w:tc>
      </w:tr>
      <w:tr w:rsidR="0011474A" w:rsidRPr="00E45913" w14:paraId="3D3933D9" w14:textId="77777777">
        <w:tc>
          <w:tcPr>
            <w:tcW w:w="6740" w:type="dxa"/>
            <w:vAlign w:val="center"/>
          </w:tcPr>
          <w:p w14:paraId="422A3AA4" w14:textId="77777777" w:rsidR="00BB1AB7" w:rsidRPr="00E45913" w:rsidRDefault="00BB1AB7">
            <w:pPr>
              <w:autoSpaceDE w:val="0"/>
              <w:autoSpaceDN w:val="0"/>
              <w:adjustRightInd w:val="0"/>
              <w:spacing w:after="0" w:line="240" w:lineRule="auto"/>
              <w:rPr>
                <w:rFonts w:ascii="Figtree" w:hAnsi="Figtree" w:cs="Arial"/>
                <w:b/>
                <w:sz w:val="8"/>
                <w:szCs w:val="8"/>
              </w:rPr>
            </w:pPr>
          </w:p>
          <w:p w14:paraId="69187394" w14:textId="69EABF5F" w:rsidR="00BB1AB7" w:rsidRPr="00E45913" w:rsidRDefault="00376E26">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The overall cost for comparison:</w:t>
            </w:r>
          </w:p>
          <w:p w14:paraId="6A16D1F9" w14:textId="77777777" w:rsidR="00BB1AB7" w:rsidRPr="00E45913" w:rsidRDefault="00BB1AB7">
            <w:pPr>
              <w:autoSpaceDE w:val="0"/>
              <w:autoSpaceDN w:val="0"/>
              <w:adjustRightInd w:val="0"/>
              <w:spacing w:after="0" w:line="240" w:lineRule="auto"/>
              <w:rPr>
                <w:rFonts w:ascii="Figtree" w:hAnsi="Figtree" w:cs="Arial"/>
                <w:b/>
                <w:sz w:val="8"/>
                <w:szCs w:val="8"/>
              </w:rPr>
            </w:pPr>
          </w:p>
        </w:tc>
        <w:tc>
          <w:tcPr>
            <w:tcW w:w="2469" w:type="dxa"/>
            <w:vAlign w:val="center"/>
          </w:tcPr>
          <w:p w14:paraId="08823C2A" w14:textId="77777777" w:rsidR="00BB1AB7" w:rsidRPr="00E45913" w:rsidRDefault="00BB1AB7">
            <w:pPr>
              <w:autoSpaceDE w:val="0"/>
              <w:autoSpaceDN w:val="0"/>
              <w:adjustRightInd w:val="0"/>
              <w:spacing w:after="0" w:line="240" w:lineRule="auto"/>
              <w:rPr>
                <w:rFonts w:ascii="Figtree" w:hAnsi="Figtree" w:cs="Arial"/>
                <w:b/>
                <w:sz w:val="8"/>
                <w:szCs w:val="8"/>
              </w:rPr>
            </w:pPr>
          </w:p>
          <w:p w14:paraId="074AD0A8" w14:textId="14BD3129" w:rsidR="00BB1AB7" w:rsidRPr="00E45913" w:rsidRDefault="006273B4">
            <w:pPr>
              <w:autoSpaceDE w:val="0"/>
              <w:autoSpaceDN w:val="0"/>
              <w:adjustRightInd w:val="0"/>
              <w:spacing w:after="0" w:line="240" w:lineRule="auto"/>
              <w:rPr>
                <w:rFonts w:ascii="Figtree" w:hAnsi="Figtree" w:cs="Arial"/>
                <w:sz w:val="20"/>
                <w:szCs w:val="20"/>
              </w:rPr>
            </w:pPr>
            <w:r w:rsidRPr="00900AF2">
              <w:rPr>
                <w:rFonts w:ascii="Figtree" w:hAnsi="Figtree" w:cs="Arial"/>
                <w:sz w:val="20"/>
                <w:szCs w:val="20"/>
                <w:highlight w:val="yellow"/>
              </w:rPr>
              <w:t>&lt;&lt;</w:t>
            </w:r>
            <w:r w:rsidR="004200D0" w:rsidRPr="00900AF2">
              <w:rPr>
                <w:rFonts w:ascii="Figtree" w:hAnsi="Figtree" w:cs="Arial"/>
                <w:sz w:val="20"/>
                <w:szCs w:val="20"/>
                <w:highlight w:val="yellow"/>
              </w:rPr>
              <w:t>APR</w:t>
            </w:r>
            <w:r w:rsidR="00700255">
              <w:rPr>
                <w:rFonts w:ascii="Figtree" w:hAnsi="Figtree" w:cs="Arial"/>
                <w:sz w:val="20"/>
                <w:szCs w:val="20"/>
                <w:highlight w:val="yellow"/>
              </w:rPr>
              <w:t>C</w:t>
            </w:r>
            <w:r w:rsidRPr="00900AF2">
              <w:rPr>
                <w:rFonts w:ascii="Figtree" w:hAnsi="Figtree" w:cs="Arial"/>
                <w:sz w:val="20"/>
                <w:szCs w:val="20"/>
                <w:highlight w:val="yellow"/>
              </w:rPr>
              <w:t>&gt;&gt;</w:t>
            </w:r>
            <w:r w:rsidR="00376E26" w:rsidRPr="00E45913">
              <w:rPr>
                <w:rFonts w:ascii="Figtree" w:hAnsi="Figtree" w:cs="Arial"/>
                <w:sz w:val="20"/>
                <w:szCs w:val="20"/>
              </w:rPr>
              <w:t>% APR</w:t>
            </w:r>
          </w:p>
          <w:p w14:paraId="5C3375C0" w14:textId="77777777" w:rsidR="00BB1AB7" w:rsidRPr="00E45913" w:rsidRDefault="00BB1AB7">
            <w:pPr>
              <w:autoSpaceDE w:val="0"/>
              <w:autoSpaceDN w:val="0"/>
              <w:adjustRightInd w:val="0"/>
              <w:spacing w:after="0" w:line="240" w:lineRule="auto"/>
              <w:rPr>
                <w:rFonts w:ascii="Figtree" w:hAnsi="Figtree" w:cs="Arial"/>
                <w:b/>
                <w:sz w:val="8"/>
                <w:szCs w:val="8"/>
              </w:rPr>
            </w:pPr>
          </w:p>
        </w:tc>
      </w:tr>
    </w:tbl>
    <w:p w14:paraId="45ECE0CF" w14:textId="77777777" w:rsidR="00BB1AB7" w:rsidRPr="00E45913" w:rsidRDefault="00BB1AB7">
      <w:pPr>
        <w:autoSpaceDE w:val="0"/>
        <w:autoSpaceDN w:val="0"/>
        <w:adjustRightInd w:val="0"/>
        <w:spacing w:after="0" w:line="240" w:lineRule="auto"/>
        <w:rPr>
          <w:rFonts w:ascii="Figtree" w:hAnsi="Figtree" w:cs="Arial"/>
          <w:sz w:val="20"/>
          <w:szCs w:val="20"/>
        </w:rPr>
      </w:pPr>
    </w:p>
    <w:p w14:paraId="5E6EF8CE" w14:textId="77777777" w:rsidR="005D484C" w:rsidRPr="00E45913" w:rsidRDefault="005D484C">
      <w:pPr>
        <w:autoSpaceDE w:val="0"/>
        <w:autoSpaceDN w:val="0"/>
        <w:adjustRightInd w:val="0"/>
        <w:spacing w:after="0" w:line="240" w:lineRule="auto"/>
        <w:rPr>
          <w:rFonts w:ascii="Figtree" w:hAnsi="Figtree" w:cs="Arial"/>
          <w:sz w:val="20"/>
          <w:szCs w:val="20"/>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9"/>
      </w:tblGrid>
      <w:tr w:rsidR="00BB1AB7" w:rsidRPr="00E45913" w14:paraId="74C22C95" w14:textId="77777777">
        <w:trPr>
          <w:trHeight w:val="385"/>
        </w:trPr>
        <w:tc>
          <w:tcPr>
            <w:tcW w:w="9209" w:type="dxa"/>
            <w:shd w:val="clear" w:color="auto" w:fill="9CC2E5" w:themeFill="accent1" w:themeFillTint="99"/>
            <w:vAlign w:val="center"/>
          </w:tcPr>
          <w:p w14:paraId="6329CEAF" w14:textId="77777777" w:rsidR="00BB1AB7" w:rsidRPr="00E45913" w:rsidRDefault="00BB1AB7">
            <w:pPr>
              <w:autoSpaceDE w:val="0"/>
              <w:autoSpaceDN w:val="0"/>
              <w:adjustRightInd w:val="0"/>
              <w:spacing w:after="0" w:line="240" w:lineRule="auto"/>
              <w:rPr>
                <w:rFonts w:ascii="Figtree" w:hAnsi="Figtree" w:cs="Arial"/>
                <w:b/>
                <w:sz w:val="8"/>
                <w:szCs w:val="8"/>
              </w:rPr>
            </w:pPr>
          </w:p>
          <w:p w14:paraId="55EB0C07" w14:textId="77777777" w:rsidR="00BB1AB7" w:rsidRPr="00E45913" w:rsidRDefault="00376E26">
            <w:pPr>
              <w:autoSpaceDE w:val="0"/>
              <w:autoSpaceDN w:val="0"/>
              <w:adjustRightInd w:val="0"/>
              <w:spacing w:after="0" w:line="240" w:lineRule="auto"/>
              <w:rPr>
                <w:rFonts w:ascii="Figtree" w:hAnsi="Figtree" w:cs="Arial"/>
                <w:b/>
                <w:sz w:val="20"/>
                <w:szCs w:val="20"/>
              </w:rPr>
            </w:pPr>
            <w:r w:rsidRPr="00E45913">
              <w:rPr>
                <w:rFonts w:ascii="Figtree" w:hAnsi="Figtree" w:cs="Arial"/>
                <w:b/>
                <w:sz w:val="20"/>
                <w:szCs w:val="20"/>
              </w:rPr>
              <w:t>16. Using a mortgage intermediary</w:t>
            </w:r>
          </w:p>
          <w:p w14:paraId="35395D6F" w14:textId="77777777" w:rsidR="00BB1AB7" w:rsidRPr="00E45913" w:rsidRDefault="00BB1AB7">
            <w:pPr>
              <w:autoSpaceDE w:val="0"/>
              <w:autoSpaceDN w:val="0"/>
              <w:adjustRightInd w:val="0"/>
              <w:spacing w:after="0" w:line="240" w:lineRule="auto"/>
              <w:rPr>
                <w:rFonts w:ascii="Figtree" w:hAnsi="Figtree" w:cs="Arial"/>
                <w:b/>
                <w:sz w:val="8"/>
                <w:szCs w:val="8"/>
              </w:rPr>
            </w:pPr>
          </w:p>
        </w:tc>
      </w:tr>
      <w:tr w:rsidR="00BB1AB7" w:rsidRPr="00E45913" w14:paraId="257B8EBD" w14:textId="77777777">
        <w:tc>
          <w:tcPr>
            <w:tcW w:w="9209" w:type="dxa"/>
            <w:vAlign w:val="center"/>
          </w:tcPr>
          <w:p w14:paraId="58355859" w14:textId="77777777" w:rsidR="00BB1AB7" w:rsidRPr="00E45913" w:rsidRDefault="00BB1AB7">
            <w:pPr>
              <w:autoSpaceDE w:val="0"/>
              <w:autoSpaceDN w:val="0"/>
              <w:adjustRightInd w:val="0"/>
              <w:spacing w:after="0" w:line="240" w:lineRule="auto"/>
              <w:rPr>
                <w:rFonts w:ascii="Figtree" w:hAnsi="Figtree" w:cs="Arial"/>
                <w:b/>
                <w:sz w:val="8"/>
                <w:szCs w:val="8"/>
              </w:rPr>
            </w:pPr>
          </w:p>
          <w:p w14:paraId="118B30DE" w14:textId="17EB8A7C" w:rsidR="00BB1AB7" w:rsidRPr="00E45913" w:rsidRDefault="00153CFA">
            <w:pPr>
              <w:autoSpaceDE w:val="0"/>
              <w:autoSpaceDN w:val="0"/>
              <w:adjustRightInd w:val="0"/>
              <w:spacing w:after="0" w:line="240" w:lineRule="auto"/>
              <w:rPr>
                <w:rFonts w:ascii="Figtree" w:hAnsi="Figtree" w:cs="Arial"/>
                <w:sz w:val="20"/>
                <w:szCs w:val="20"/>
              </w:rPr>
            </w:pPr>
            <w:r w:rsidRPr="00E45913">
              <w:rPr>
                <w:rFonts w:ascii="Figtree" w:hAnsi="Figtree" w:cs="Arial"/>
                <w:sz w:val="20"/>
                <w:szCs w:val="20"/>
              </w:rPr>
              <w:t>more2life</w:t>
            </w:r>
            <w:r w:rsidR="00376E26" w:rsidRPr="00E45913">
              <w:rPr>
                <w:rFonts w:ascii="Figtree" w:hAnsi="Figtree" w:cs="Arial"/>
                <w:sz w:val="20"/>
                <w:szCs w:val="20"/>
              </w:rPr>
              <w:t xml:space="preserve"> Limited will pay </w:t>
            </w:r>
            <w:r w:rsidR="006273B4" w:rsidRPr="00F37AD0">
              <w:rPr>
                <w:rFonts w:ascii="Figtree" w:hAnsi="Figtree" w:cs="Arial"/>
                <w:sz w:val="20"/>
                <w:szCs w:val="20"/>
                <w:highlight w:val="yellow"/>
              </w:rPr>
              <w:t>&lt;&lt;</w:t>
            </w:r>
            <w:r w:rsidR="003B460F" w:rsidRPr="00F37AD0">
              <w:rPr>
                <w:rFonts w:ascii="Figtree" w:hAnsi="Figtree" w:cs="Arial"/>
                <w:sz w:val="20"/>
                <w:szCs w:val="20"/>
                <w:highlight w:val="yellow"/>
              </w:rPr>
              <w:t>B</w:t>
            </w:r>
            <w:r w:rsidR="00F37AD0" w:rsidRPr="00F37AD0">
              <w:rPr>
                <w:rFonts w:ascii="Figtree" w:hAnsi="Figtree" w:cs="Arial"/>
                <w:sz w:val="20"/>
                <w:szCs w:val="20"/>
                <w:highlight w:val="yellow"/>
              </w:rPr>
              <w:t>rokerFirmName</w:t>
            </w:r>
            <w:r w:rsidR="006273B4" w:rsidRPr="00F37AD0">
              <w:rPr>
                <w:rFonts w:ascii="Figtree" w:hAnsi="Figtree" w:cs="Arial"/>
                <w:sz w:val="20"/>
                <w:szCs w:val="20"/>
                <w:highlight w:val="yellow"/>
              </w:rPr>
              <w:t>&gt;&gt;</w:t>
            </w:r>
            <w:r w:rsidR="00376E26" w:rsidRPr="00E45913">
              <w:rPr>
                <w:rFonts w:ascii="Figtree" w:hAnsi="Figtree" w:cs="Arial"/>
                <w:sz w:val="20"/>
                <w:szCs w:val="20"/>
              </w:rPr>
              <w:t xml:space="preserve"> an amount of £</w:t>
            </w:r>
            <w:r w:rsidR="006273B4" w:rsidRPr="00DA198B">
              <w:rPr>
                <w:rFonts w:ascii="Figtree" w:hAnsi="Figtree" w:cs="Arial"/>
                <w:sz w:val="20"/>
                <w:szCs w:val="20"/>
                <w:highlight w:val="yellow"/>
              </w:rPr>
              <w:t>&lt;&lt;</w:t>
            </w:r>
            <w:r w:rsidR="00B61401" w:rsidRPr="00DA198B">
              <w:rPr>
                <w:rFonts w:ascii="Figtree" w:hAnsi="Figtree" w:cs="Arial"/>
                <w:sz w:val="20"/>
                <w:szCs w:val="20"/>
                <w:highlight w:val="yellow"/>
              </w:rPr>
              <w:t>B</w:t>
            </w:r>
            <w:r w:rsidR="00DA198B" w:rsidRPr="00DA198B">
              <w:rPr>
                <w:rFonts w:ascii="Figtree" w:hAnsi="Figtree" w:cs="Arial"/>
                <w:sz w:val="20"/>
                <w:szCs w:val="20"/>
                <w:highlight w:val="yellow"/>
              </w:rPr>
              <w:t>rokerCommission</w:t>
            </w:r>
            <w:r w:rsidR="006273B4" w:rsidRPr="00DA198B">
              <w:rPr>
                <w:rFonts w:ascii="Figtree" w:hAnsi="Figtree" w:cs="Arial"/>
                <w:sz w:val="20"/>
                <w:szCs w:val="20"/>
                <w:highlight w:val="yellow"/>
              </w:rPr>
              <w:t>&gt;&gt;</w:t>
            </w:r>
            <w:r w:rsidR="00376E26" w:rsidRPr="00E45913">
              <w:rPr>
                <w:rFonts w:ascii="Figtree" w:hAnsi="Figtree" w:cs="Arial"/>
                <w:sz w:val="20"/>
                <w:szCs w:val="20"/>
              </w:rPr>
              <w:t xml:space="preserve"> </w:t>
            </w:r>
            <w:r w:rsidR="00D36B83" w:rsidRPr="004C5EE6">
              <w:rPr>
                <w:rFonts w:ascii="Figtree" w:hAnsi="Figtree" w:cs="Arial"/>
                <w:sz w:val="20"/>
                <w:szCs w:val="20"/>
                <w:highlight w:val="yellow"/>
              </w:rPr>
              <w:t>(If MortgageClubFee &gt;0 show:</w:t>
            </w:r>
            <w:r w:rsidR="00562179" w:rsidRPr="00E45913">
              <w:rPr>
                <w:rFonts w:ascii="Figtree" w:hAnsi="Figtree" w:cs="Arial"/>
                <w:sz w:val="20"/>
                <w:szCs w:val="20"/>
              </w:rPr>
              <w:t xml:space="preserve">and </w:t>
            </w:r>
            <w:r w:rsidR="006273B4" w:rsidRPr="00965B14">
              <w:rPr>
                <w:rFonts w:ascii="Figtree" w:hAnsi="Figtree" w:cs="Arial"/>
                <w:sz w:val="20"/>
                <w:szCs w:val="20"/>
                <w:highlight w:val="yellow"/>
              </w:rPr>
              <w:t>&lt;&lt;</w:t>
            </w:r>
            <w:r w:rsidR="00B61401" w:rsidRPr="00965B14">
              <w:rPr>
                <w:rFonts w:ascii="Figtree" w:hAnsi="Figtree" w:cs="Arial"/>
                <w:sz w:val="20"/>
                <w:szCs w:val="20"/>
                <w:highlight w:val="yellow"/>
              </w:rPr>
              <w:t>M</w:t>
            </w:r>
            <w:r w:rsidR="00965B14" w:rsidRPr="00965B14">
              <w:rPr>
                <w:rFonts w:ascii="Figtree" w:hAnsi="Figtree" w:cs="Arial"/>
                <w:sz w:val="20"/>
                <w:szCs w:val="20"/>
                <w:highlight w:val="yellow"/>
              </w:rPr>
              <w:t>ortgageClubName</w:t>
            </w:r>
            <w:r w:rsidR="006273B4" w:rsidRPr="00965B14">
              <w:rPr>
                <w:rFonts w:ascii="Figtree" w:hAnsi="Figtree" w:cs="Arial"/>
                <w:sz w:val="20"/>
                <w:szCs w:val="20"/>
                <w:highlight w:val="yellow"/>
              </w:rPr>
              <w:t>&gt;&gt;</w:t>
            </w:r>
            <w:r w:rsidR="00562179" w:rsidRPr="00E45913">
              <w:rPr>
                <w:rFonts w:ascii="Figtree" w:hAnsi="Figtree" w:cs="Arial"/>
                <w:sz w:val="20"/>
                <w:szCs w:val="20"/>
              </w:rPr>
              <w:t xml:space="preserve"> an amount of £</w:t>
            </w:r>
            <w:r w:rsidR="006273B4" w:rsidRPr="002D696F">
              <w:rPr>
                <w:rFonts w:ascii="Figtree" w:hAnsi="Figtree" w:cs="Arial"/>
                <w:sz w:val="20"/>
                <w:szCs w:val="20"/>
                <w:highlight w:val="yellow"/>
              </w:rPr>
              <w:t>&lt;&lt;</w:t>
            </w:r>
            <w:r w:rsidR="00B61401" w:rsidRPr="002D696F">
              <w:rPr>
                <w:rFonts w:ascii="Figtree" w:hAnsi="Figtree" w:cs="Arial"/>
                <w:sz w:val="20"/>
                <w:szCs w:val="20"/>
                <w:highlight w:val="yellow"/>
              </w:rPr>
              <w:t>M</w:t>
            </w:r>
            <w:r w:rsidR="002D696F" w:rsidRPr="002D696F">
              <w:rPr>
                <w:rFonts w:ascii="Figtree" w:hAnsi="Figtree" w:cs="Arial"/>
                <w:sz w:val="20"/>
                <w:szCs w:val="20"/>
                <w:highlight w:val="yellow"/>
              </w:rPr>
              <w:t>ortgageClubCommission</w:t>
            </w:r>
            <w:r w:rsidR="006273B4" w:rsidRPr="002D696F">
              <w:rPr>
                <w:rFonts w:ascii="Figtree" w:hAnsi="Figtree" w:cs="Arial"/>
                <w:sz w:val="20"/>
                <w:szCs w:val="20"/>
                <w:highlight w:val="yellow"/>
              </w:rPr>
              <w:t>&gt;&gt;</w:t>
            </w:r>
            <w:r w:rsidR="00562179" w:rsidRPr="00E45913">
              <w:rPr>
                <w:rFonts w:ascii="Figtree" w:hAnsi="Figtree" w:cs="Arial"/>
                <w:sz w:val="20"/>
                <w:szCs w:val="20"/>
              </w:rPr>
              <w:t xml:space="preserve"> </w:t>
            </w:r>
            <w:r w:rsidR="004C5EE6" w:rsidRPr="004C5EE6">
              <w:rPr>
                <w:rFonts w:ascii="Figtree" w:hAnsi="Figtree" w:cs="Arial"/>
                <w:sz w:val="20"/>
                <w:szCs w:val="20"/>
                <w:highlight w:val="yellow"/>
              </w:rPr>
              <w:t>)</w:t>
            </w:r>
            <w:r w:rsidR="004C5EE6" w:rsidRPr="001A45E9">
              <w:rPr>
                <w:rFonts w:ascii="Figtree" w:hAnsi="Figtree" w:cs="Arial"/>
                <w:sz w:val="20"/>
                <w:szCs w:val="20"/>
                <w:highlight w:val="yellow"/>
              </w:rPr>
              <w:t>(</w:t>
            </w:r>
            <w:r w:rsidR="001A45E9" w:rsidRPr="001A45E9">
              <w:rPr>
                <w:rFonts w:ascii="Figtree" w:hAnsi="Figtree" w:cs="Arial"/>
                <w:sz w:val="20"/>
                <w:szCs w:val="20"/>
                <w:highlight w:val="yellow"/>
              </w:rPr>
              <w:t xml:space="preserve">If </w:t>
            </w:r>
            <w:r w:rsidR="00B42CE5" w:rsidRPr="001A45E9">
              <w:rPr>
                <w:rFonts w:ascii="Figtree" w:hAnsi="Figtree" w:cs="Arial"/>
                <w:sz w:val="20"/>
                <w:szCs w:val="20"/>
                <w:highlight w:val="yellow"/>
              </w:rPr>
              <w:t>NetworkCommission &gt;0 show:</w:t>
            </w:r>
            <w:r w:rsidR="00C8437D" w:rsidRPr="00E45913">
              <w:rPr>
                <w:rFonts w:ascii="Figtree" w:hAnsi="Figtree" w:cs="Arial"/>
                <w:sz w:val="20"/>
                <w:szCs w:val="20"/>
              </w:rPr>
              <w:t xml:space="preserve">and </w:t>
            </w:r>
            <w:r w:rsidR="006273B4" w:rsidRPr="00761B1C">
              <w:rPr>
                <w:rFonts w:ascii="Figtree" w:hAnsi="Figtree" w:cs="Arial"/>
                <w:sz w:val="20"/>
                <w:szCs w:val="20"/>
                <w:highlight w:val="yellow"/>
              </w:rPr>
              <w:t>&lt;&lt;</w:t>
            </w:r>
            <w:r w:rsidR="00B61401" w:rsidRPr="00761B1C">
              <w:rPr>
                <w:rFonts w:ascii="Figtree" w:hAnsi="Figtree" w:cs="Arial"/>
                <w:sz w:val="20"/>
                <w:szCs w:val="20"/>
                <w:highlight w:val="yellow"/>
              </w:rPr>
              <w:t>N</w:t>
            </w:r>
            <w:r w:rsidR="00761B1C" w:rsidRPr="00761B1C">
              <w:rPr>
                <w:rFonts w:ascii="Figtree" w:hAnsi="Figtree" w:cs="Arial"/>
                <w:sz w:val="20"/>
                <w:szCs w:val="20"/>
                <w:highlight w:val="yellow"/>
              </w:rPr>
              <w:t>etworkFirmName</w:t>
            </w:r>
            <w:r w:rsidR="00AC0191" w:rsidRPr="00761B1C">
              <w:rPr>
                <w:rFonts w:ascii="Figtree" w:hAnsi="Figtree" w:cs="Arial"/>
                <w:sz w:val="20"/>
                <w:szCs w:val="20"/>
                <w:highlight w:val="yellow"/>
              </w:rPr>
              <w:t>&gt;&gt;</w:t>
            </w:r>
            <w:r w:rsidR="00AC0191">
              <w:rPr>
                <w:rFonts w:ascii="Figtree" w:hAnsi="Figtree" w:cs="Arial"/>
                <w:sz w:val="20"/>
                <w:szCs w:val="20"/>
              </w:rPr>
              <w:t xml:space="preserve"> </w:t>
            </w:r>
            <w:r w:rsidR="00C8437D" w:rsidRPr="00E45913">
              <w:rPr>
                <w:rFonts w:ascii="Figtree" w:hAnsi="Figtree" w:cs="Arial"/>
                <w:sz w:val="20"/>
                <w:szCs w:val="20"/>
              </w:rPr>
              <w:t>an amount of £</w:t>
            </w:r>
            <w:r w:rsidR="00AC0191" w:rsidRPr="00DA5307">
              <w:rPr>
                <w:rFonts w:ascii="Figtree" w:hAnsi="Figtree" w:cs="Arial"/>
                <w:sz w:val="20"/>
                <w:szCs w:val="20"/>
                <w:highlight w:val="yellow"/>
              </w:rPr>
              <w:t>&lt;&lt;</w:t>
            </w:r>
            <w:r w:rsidR="00B42CE5" w:rsidRPr="00DA5307">
              <w:rPr>
                <w:rFonts w:ascii="Figtree" w:hAnsi="Figtree" w:cs="Arial"/>
                <w:sz w:val="20"/>
                <w:szCs w:val="20"/>
                <w:highlight w:val="yellow"/>
              </w:rPr>
              <w:t>NetworkCommission</w:t>
            </w:r>
            <w:r w:rsidR="00AC0191" w:rsidRPr="00DA5307">
              <w:rPr>
                <w:rFonts w:ascii="Figtree" w:hAnsi="Figtree" w:cs="Arial"/>
                <w:sz w:val="20"/>
                <w:szCs w:val="20"/>
                <w:highlight w:val="yellow"/>
              </w:rPr>
              <w:t>&gt;&gt;</w:t>
            </w:r>
            <w:r w:rsidR="00DA5307" w:rsidRPr="00DA5307">
              <w:rPr>
                <w:rFonts w:ascii="Figtree" w:hAnsi="Figtree" w:cs="Arial"/>
                <w:sz w:val="20"/>
                <w:szCs w:val="20"/>
                <w:highlight w:val="yellow"/>
              </w:rPr>
              <w:t>)</w:t>
            </w:r>
            <w:r w:rsidR="00C8437D" w:rsidRPr="00E45913">
              <w:rPr>
                <w:rFonts w:ascii="Figtree" w:hAnsi="Figtree" w:cs="Arial"/>
                <w:sz w:val="20"/>
                <w:szCs w:val="20"/>
              </w:rPr>
              <w:t xml:space="preserve"> </w:t>
            </w:r>
            <w:r w:rsidR="00376E26" w:rsidRPr="00E45913">
              <w:rPr>
                <w:rFonts w:ascii="Figtree" w:hAnsi="Figtree" w:cs="Arial"/>
                <w:sz w:val="20"/>
                <w:szCs w:val="20"/>
              </w:rPr>
              <w:t>in cash and benefits if you take out this lifetime mortgage.</w:t>
            </w:r>
          </w:p>
          <w:p w14:paraId="23DE62A8" w14:textId="77777777" w:rsidR="00BB1AB7" w:rsidRPr="00E45913" w:rsidRDefault="00BB1AB7">
            <w:pPr>
              <w:autoSpaceDE w:val="0"/>
              <w:autoSpaceDN w:val="0"/>
              <w:adjustRightInd w:val="0"/>
              <w:spacing w:after="0" w:line="240" w:lineRule="auto"/>
              <w:rPr>
                <w:rFonts w:ascii="Figtree" w:hAnsi="Figtree" w:cs="Arial"/>
                <w:b/>
                <w:sz w:val="8"/>
                <w:szCs w:val="8"/>
              </w:rPr>
            </w:pPr>
          </w:p>
        </w:tc>
      </w:tr>
    </w:tbl>
    <w:p w14:paraId="4AF40E6C" w14:textId="77777777" w:rsidR="00A844EC" w:rsidRPr="00E45913" w:rsidRDefault="00A844EC">
      <w:pPr>
        <w:autoSpaceDE w:val="0"/>
        <w:autoSpaceDN w:val="0"/>
        <w:adjustRightInd w:val="0"/>
        <w:spacing w:after="0" w:line="240" w:lineRule="auto"/>
        <w:rPr>
          <w:rFonts w:ascii="Figtree" w:hAnsi="Figtree" w:cs="Arial"/>
          <w:sz w:val="20"/>
          <w:szCs w:val="20"/>
        </w:rPr>
      </w:pPr>
    </w:p>
    <w:p w14:paraId="6C54804E" w14:textId="77777777" w:rsidR="00A844EC" w:rsidRPr="00E45913" w:rsidRDefault="00A844EC">
      <w:pPr>
        <w:autoSpaceDE w:val="0"/>
        <w:autoSpaceDN w:val="0"/>
        <w:adjustRightInd w:val="0"/>
        <w:spacing w:after="0" w:line="240" w:lineRule="auto"/>
        <w:rPr>
          <w:rFonts w:ascii="Figtree" w:hAnsi="Figtree" w:cs="Arial"/>
          <w:sz w:val="20"/>
          <w:szCs w:val="20"/>
        </w:rPr>
      </w:pPr>
    </w:p>
    <w:p w14:paraId="7FBD5357" w14:textId="77777777" w:rsidR="008D46AD" w:rsidRPr="00E45913" w:rsidRDefault="008D46AD">
      <w:pPr>
        <w:autoSpaceDE w:val="0"/>
        <w:autoSpaceDN w:val="0"/>
        <w:adjustRightInd w:val="0"/>
        <w:spacing w:after="0" w:line="240" w:lineRule="auto"/>
        <w:rPr>
          <w:rFonts w:ascii="Figtree" w:hAnsi="Figtree" w:cs="Arial"/>
          <w:b/>
          <w:bCs/>
          <w:sz w:val="20"/>
          <w:szCs w:val="20"/>
        </w:rPr>
      </w:pPr>
    </w:p>
    <w:p w14:paraId="2750C676" w14:textId="77777777" w:rsidR="00BB1AB7" w:rsidRPr="00E45913" w:rsidRDefault="00376E26">
      <w:pPr>
        <w:autoSpaceDE w:val="0"/>
        <w:autoSpaceDN w:val="0"/>
        <w:adjustRightInd w:val="0"/>
        <w:spacing w:after="0" w:line="240" w:lineRule="auto"/>
        <w:rPr>
          <w:rFonts w:ascii="Figtree" w:hAnsi="Figtree" w:cs="Arial"/>
          <w:b/>
          <w:bCs/>
          <w:sz w:val="20"/>
          <w:szCs w:val="20"/>
        </w:rPr>
      </w:pPr>
      <w:r w:rsidRPr="00E45913">
        <w:rPr>
          <w:rFonts w:ascii="Figtree" w:hAnsi="Figtree" w:cs="Arial"/>
          <w:b/>
          <w:bCs/>
          <w:sz w:val="20"/>
          <w:szCs w:val="20"/>
        </w:rPr>
        <w:t>Contact Details</w:t>
      </w:r>
    </w:p>
    <w:p w14:paraId="60DA6818" w14:textId="77777777" w:rsidR="00BB1AB7" w:rsidRPr="00E45913" w:rsidRDefault="00BB1AB7">
      <w:pPr>
        <w:autoSpaceDE w:val="0"/>
        <w:autoSpaceDN w:val="0"/>
        <w:adjustRightInd w:val="0"/>
        <w:spacing w:after="0" w:line="240" w:lineRule="auto"/>
        <w:rPr>
          <w:rFonts w:ascii="Figtree" w:hAnsi="Figtree" w:cs="Arial"/>
          <w:b/>
          <w:bCs/>
          <w:sz w:val="20"/>
          <w:szCs w:val="20"/>
        </w:rPr>
      </w:pPr>
    </w:p>
    <w:p w14:paraId="506182B9" w14:textId="452E35E4" w:rsidR="00AC0191" w:rsidRDefault="00376E26" w:rsidP="00E434A7">
      <w:pPr>
        <w:pStyle w:val="CM1"/>
        <w:jc w:val="both"/>
        <w:rPr>
          <w:rFonts w:ascii="Figtree" w:hAnsi="Figtree"/>
          <w:sz w:val="20"/>
          <w:szCs w:val="20"/>
        </w:rPr>
      </w:pPr>
      <w:r w:rsidRPr="00E45913">
        <w:rPr>
          <w:rFonts w:ascii="Figtree" w:hAnsi="Figtree"/>
          <w:sz w:val="20"/>
          <w:szCs w:val="20"/>
        </w:rPr>
        <w:t xml:space="preserve">If you wish to discuss this lifetime mortgage illustration please contact </w:t>
      </w:r>
      <w:r w:rsidR="00AC0191" w:rsidRPr="00F37AD0">
        <w:rPr>
          <w:rFonts w:ascii="Figtree" w:hAnsi="Figtree"/>
          <w:sz w:val="20"/>
          <w:szCs w:val="20"/>
          <w:highlight w:val="yellow"/>
        </w:rPr>
        <w:t>&lt;&lt;</w:t>
      </w:r>
      <w:r w:rsidR="006D5CCD" w:rsidRPr="00F37AD0">
        <w:rPr>
          <w:rFonts w:ascii="Figtree" w:hAnsi="Figtree"/>
          <w:sz w:val="20"/>
          <w:szCs w:val="20"/>
          <w:highlight w:val="yellow"/>
        </w:rPr>
        <w:t>B</w:t>
      </w:r>
      <w:r w:rsidR="00F37AD0" w:rsidRPr="00F37AD0">
        <w:rPr>
          <w:rFonts w:ascii="Figtree" w:hAnsi="Figtree"/>
          <w:sz w:val="20"/>
          <w:szCs w:val="20"/>
          <w:highlight w:val="yellow"/>
        </w:rPr>
        <w:t>rokerFirmName</w:t>
      </w:r>
      <w:r w:rsidR="00AC0191" w:rsidRPr="00F37AD0">
        <w:rPr>
          <w:rFonts w:ascii="Figtree" w:hAnsi="Figtree"/>
          <w:sz w:val="20"/>
          <w:szCs w:val="20"/>
          <w:highlight w:val="yellow"/>
        </w:rPr>
        <w:t>&gt;&gt;</w:t>
      </w:r>
      <w:r w:rsidRPr="00E45913">
        <w:rPr>
          <w:rFonts w:ascii="Figtree" w:hAnsi="Figtree"/>
          <w:sz w:val="20"/>
          <w:szCs w:val="20"/>
        </w:rPr>
        <w:t xml:space="preserve"> at </w:t>
      </w:r>
    </w:p>
    <w:p w14:paraId="565E1592" w14:textId="4E7792F1" w:rsidR="002E09CF" w:rsidRPr="00D7086B" w:rsidRDefault="00A3344B" w:rsidP="00D7086B">
      <w:pPr>
        <w:pStyle w:val="Default"/>
        <w:rPr>
          <w:rFonts w:ascii="Figtree" w:hAnsi="Figtree"/>
          <w:sz w:val="20"/>
          <w:szCs w:val="20"/>
        </w:rPr>
      </w:pPr>
      <w:r w:rsidRPr="00A3344B">
        <w:rPr>
          <w:rFonts w:ascii="Figtree" w:hAnsi="Figtree"/>
          <w:sz w:val="20"/>
          <w:szCs w:val="20"/>
          <w:highlight w:val="yellow"/>
        </w:rPr>
        <w:t>&lt;&lt;</w:t>
      </w:r>
      <w:r w:rsidR="001D747A" w:rsidRPr="00A3344B">
        <w:rPr>
          <w:rFonts w:ascii="Figtree" w:hAnsi="Figtree"/>
          <w:sz w:val="20"/>
          <w:szCs w:val="20"/>
          <w:highlight w:val="yellow"/>
        </w:rPr>
        <w:t>BrokerAddress</w:t>
      </w:r>
      <w:r w:rsidRPr="00A3344B">
        <w:rPr>
          <w:rFonts w:ascii="Figtree" w:hAnsi="Figtree"/>
          <w:sz w:val="20"/>
          <w:szCs w:val="20"/>
          <w:highlight w:val="yellow"/>
        </w:rPr>
        <w:t>&gt;&gt;</w:t>
      </w:r>
    </w:p>
    <w:sectPr w:rsidR="002E09CF" w:rsidRPr="00D7086B">
      <w:headerReference w:type="default" r:id="rId16"/>
      <w:footerReference w:type="default" r:id="rId17"/>
      <w:pgSz w:w="11906" w:h="16838"/>
      <w:pgMar w:top="1440" w:right="1440" w:bottom="1440" w:left="1440" w:header="708" w:footer="85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Cleo Diggins" w:date="2025-10-13T14:42:00Z" w:initials="CD">
    <w:p w14:paraId="605CD069" w14:textId="77777777" w:rsidR="00F90531" w:rsidRDefault="00F90531" w:rsidP="00F90531">
      <w:pPr>
        <w:pStyle w:val="CommentText"/>
        <w:jc w:val="left"/>
      </w:pPr>
      <w:r>
        <w:rPr>
          <w:rStyle w:val="CommentReference"/>
        </w:rPr>
        <w:annotationRef/>
      </w:r>
      <w:r>
        <w:t>DISPLAY FOR MAXI/CAPITAL/FLEXI/OMNI</w:t>
      </w:r>
    </w:p>
  </w:comment>
  <w:comment w:id="9" w:author="Lucy Knowles" w:date="2025-10-23T11:38:00Z" w:initials="LK">
    <w:p w14:paraId="674BB613" w14:textId="77777777" w:rsidR="001350E0" w:rsidRDefault="00D67BC5" w:rsidP="001350E0">
      <w:pPr>
        <w:pStyle w:val="CommentText"/>
        <w:jc w:val="left"/>
      </w:pPr>
      <w:r>
        <w:rPr>
          <w:rStyle w:val="CommentReference"/>
        </w:rPr>
        <w:annotationRef/>
      </w:r>
      <w:r w:rsidR="001350E0">
        <w:rPr>
          <w:bCs/>
        </w:rPr>
        <w:t>Display Where</w:t>
      </w:r>
    </w:p>
    <w:p w14:paraId="5E94E33F" w14:textId="77777777" w:rsidR="001350E0" w:rsidRDefault="001350E0" w:rsidP="001350E0">
      <w:pPr>
        <w:pStyle w:val="CommentText"/>
        <w:jc w:val="left"/>
      </w:pPr>
      <w:r>
        <w:rPr>
          <w:bCs/>
        </w:rPr>
        <w:t>Feature Downsizing Protection = Yes</w:t>
      </w:r>
    </w:p>
    <w:p w14:paraId="10DEDAC1" w14:textId="77777777" w:rsidR="001350E0" w:rsidRDefault="001350E0" w:rsidP="001350E0">
      <w:pPr>
        <w:pStyle w:val="CommentText"/>
        <w:jc w:val="left"/>
      </w:pPr>
      <w:r>
        <w:rPr>
          <w:bCs/>
        </w:rPr>
        <w:t xml:space="preserve">AND </w:t>
      </w:r>
    </w:p>
    <w:p w14:paraId="507AE30C" w14:textId="77777777" w:rsidR="001350E0" w:rsidRDefault="001350E0" w:rsidP="001350E0">
      <w:pPr>
        <w:pStyle w:val="CommentText"/>
        <w:jc w:val="left"/>
      </w:pPr>
      <w:r>
        <w:rPr>
          <w:bCs/>
        </w:rPr>
        <w:t xml:space="preserve">Feature Funder Code is NOT PHH </w:t>
      </w:r>
    </w:p>
    <w:p w14:paraId="15652166" w14:textId="77777777" w:rsidR="001350E0" w:rsidRDefault="001350E0" w:rsidP="001350E0">
      <w:pPr>
        <w:pStyle w:val="CommentText"/>
        <w:jc w:val="left"/>
      </w:pPr>
      <w:r>
        <w:rPr>
          <w:bCs/>
        </w:rPr>
        <w:t>AND</w:t>
      </w:r>
    </w:p>
    <w:p w14:paraId="10410CF3" w14:textId="77777777" w:rsidR="001350E0" w:rsidRDefault="001350E0" w:rsidP="001350E0">
      <w:pPr>
        <w:pStyle w:val="CommentText"/>
        <w:jc w:val="left"/>
      </w:pPr>
      <w:r>
        <w:rPr>
          <w:bCs/>
        </w:rPr>
        <w:t>Feature Zero ERC = No</w:t>
      </w:r>
    </w:p>
  </w:comment>
  <w:comment w:id="10" w:author="Lucy Knowles" w:date="2026-04-20T07:09:00Z" w:initials="LK">
    <w:p w14:paraId="23CE4BBA" w14:textId="77777777" w:rsidR="0011703D" w:rsidRDefault="0011703D" w:rsidP="0011703D">
      <w:pPr>
        <w:pStyle w:val="CommentText"/>
        <w:jc w:val="left"/>
      </w:pPr>
      <w:r>
        <w:rPr>
          <w:rStyle w:val="CommentReference"/>
        </w:rPr>
        <w:annotationRef/>
      </w:r>
      <w:r>
        <w:t>Check if should display for JUST</w:t>
      </w:r>
    </w:p>
  </w:comment>
  <w:comment w:id="12" w:author="Cleo Diggins" w:date="2025-11-13T09:26:00Z" w:initials="CD">
    <w:p w14:paraId="3B9BD835" w14:textId="77777777" w:rsidR="0074741D" w:rsidRDefault="0074741D" w:rsidP="0074741D">
      <w:pPr>
        <w:pStyle w:val="CommentText"/>
        <w:jc w:val="left"/>
      </w:pPr>
      <w:r>
        <w:rPr>
          <w:rStyle w:val="CommentReference"/>
        </w:rPr>
        <w:annotationRef/>
      </w:r>
      <w:r>
        <w:t>Finova to add rule to show 12 for all except Tailored and 6 for Tailored</w:t>
      </w:r>
    </w:p>
  </w:comment>
  <w:comment w:id="13" w:author="Lucy Knowles" w:date="2026-03-11T12:37:00Z" w:initials="LK">
    <w:p w14:paraId="19046EDC" w14:textId="77777777" w:rsidR="002B733F" w:rsidRDefault="002B733F" w:rsidP="002B733F">
      <w:pPr>
        <w:pStyle w:val="CommentText"/>
        <w:jc w:val="left"/>
      </w:pPr>
      <w:r>
        <w:rPr>
          <w:rStyle w:val="CommentReference"/>
        </w:rPr>
        <w:annotationRef/>
      </w:r>
      <w:r>
        <w:t>Discuss with Key Group regarding conditional logic</w:t>
      </w:r>
    </w:p>
  </w:comment>
  <w:comment w:id="14" w:author="Lucy Knowles" w:date="2026-03-11T14:17:00Z" w:initials="LK">
    <w:p w14:paraId="56A93F1A" w14:textId="77777777" w:rsidR="005407CC" w:rsidRDefault="005407CC" w:rsidP="005407CC">
      <w:pPr>
        <w:pStyle w:val="CommentText"/>
        <w:jc w:val="left"/>
      </w:pPr>
      <w:r>
        <w:rPr>
          <w:rStyle w:val="CommentReference"/>
        </w:rPr>
        <w:annotationRef/>
      </w:r>
      <w:r>
        <w:t>Agreed this will hardcoded based on funder</w:t>
      </w:r>
    </w:p>
  </w:comment>
  <w:comment w:id="17" w:author="Lucy Knowles" w:date="2025-10-24T11:14:00Z" w:initials="LK">
    <w:p w14:paraId="7D8A0753" w14:textId="77777777" w:rsidR="002E0971" w:rsidRDefault="002B7948" w:rsidP="002E0971">
      <w:pPr>
        <w:pStyle w:val="CommentText"/>
        <w:jc w:val="left"/>
      </w:pPr>
      <w:r>
        <w:rPr>
          <w:rStyle w:val="CommentReference"/>
        </w:rPr>
        <w:annotationRef/>
      </w:r>
      <w:r w:rsidR="002E0971">
        <w:rPr>
          <w:bCs/>
        </w:rPr>
        <w:t>Indicates payments to the borrower</w:t>
      </w:r>
    </w:p>
    <w:p w14:paraId="1B4B60F1" w14:textId="77777777" w:rsidR="002E0971" w:rsidRDefault="002E0971" w:rsidP="002E0971">
      <w:pPr>
        <w:pStyle w:val="CommentText"/>
        <w:jc w:val="left"/>
      </w:pPr>
      <w:r>
        <w:rPr>
          <w:bCs/>
        </w:rPr>
        <w:t>Expect we can hardcode values to 0.00 for this column as we do not support regular payment feature, unless there is a calc output it would map a 0.00 value output in the cashflow model.</w:t>
      </w:r>
    </w:p>
  </w:comment>
  <w:comment w:id="18" w:author="Lucy Knowles" w:date="2026-03-11T14:18:00Z" w:initials="LK">
    <w:p w14:paraId="7DDA62C2" w14:textId="77777777" w:rsidR="0043038A" w:rsidRDefault="0043038A" w:rsidP="0043038A">
      <w:pPr>
        <w:pStyle w:val="CommentText"/>
        <w:jc w:val="left"/>
      </w:pPr>
      <w:r>
        <w:rPr>
          <w:rStyle w:val="CommentReference"/>
        </w:rPr>
        <w:annotationRef/>
      </w:r>
      <w:r>
        <w:t>Hardcode to 0.00</w:t>
      </w:r>
    </w:p>
  </w:comment>
  <w:comment w:id="21" w:author="Cleo Diggins [2]" w:date="2020-08-07T15:19:00Z" w:initials="CD">
    <w:p w14:paraId="5A543AD6" w14:textId="7B2E466A" w:rsidR="00C66C89" w:rsidRDefault="00C66C89">
      <w:pPr>
        <w:pStyle w:val="CommentText"/>
      </w:pPr>
      <w:r>
        <w:rPr>
          <w:rStyle w:val="CommentReference"/>
        </w:rPr>
        <w:annotationRef/>
      </w:r>
      <w:r>
        <w:rPr>
          <w:highlight w:val="yellow"/>
        </w:rPr>
        <w:t>RULE - o</w:t>
      </w:r>
      <w:r w:rsidRPr="000B539F">
        <w:rPr>
          <w:highlight w:val="yellow"/>
        </w:rPr>
        <w:t>nly appear if fees have not been added to the loan</w:t>
      </w:r>
    </w:p>
  </w:comment>
  <w:comment w:id="22" w:author="Warren Bleechmore" w:date="2025-10-22T11:17:00Z" w:initials="WB">
    <w:p w14:paraId="668FA985" w14:textId="77777777" w:rsidR="001978E9" w:rsidRDefault="001978E9" w:rsidP="001978E9">
      <w:pPr>
        <w:pStyle w:val="CommentText"/>
        <w:jc w:val="left"/>
      </w:pPr>
      <w:r>
        <w:rPr>
          <w:rStyle w:val="CommentReference"/>
        </w:rPr>
        <w:annotationRef/>
      </w:r>
      <w:r>
        <w:t>Only where the option Add to loan is available on a fee that hasn’t been added to loan</w:t>
      </w:r>
    </w:p>
  </w:comment>
  <w:comment w:id="23" w:author="Lucy Knowles" w:date="2025-10-23T12:19:00Z" w:initials="LK">
    <w:p w14:paraId="6426D1EC" w14:textId="77777777" w:rsidR="00CC5069" w:rsidRDefault="00CC5069" w:rsidP="00CC5069">
      <w:pPr>
        <w:pStyle w:val="CommentText"/>
        <w:jc w:val="left"/>
      </w:pPr>
      <w:r>
        <w:rPr>
          <w:rStyle w:val="CommentReference"/>
        </w:rPr>
        <w:annotationRef/>
      </w:r>
      <w:r>
        <w:t>Confirmed that this is only applicable where fee not added to the loan but has the option to add it.</w:t>
      </w:r>
    </w:p>
    <w:p w14:paraId="01163C4B" w14:textId="77777777" w:rsidR="00CC5069" w:rsidRDefault="00CC5069" w:rsidP="00CC5069">
      <w:pPr>
        <w:pStyle w:val="CommentText"/>
        <w:jc w:val="left"/>
      </w:pPr>
      <w:r>
        <w:t>Action: finova to check how we can derive this condition</w:t>
      </w:r>
    </w:p>
  </w:comment>
  <w:comment w:id="24" w:author="Cleo Diggins" w:date="2025-10-13T15:25:00Z" w:initials="CD">
    <w:p w14:paraId="06429BA3" w14:textId="546CE866" w:rsidR="00144DCB" w:rsidRDefault="00144DCB" w:rsidP="00144DCB">
      <w:pPr>
        <w:pStyle w:val="CommentText"/>
        <w:jc w:val="left"/>
      </w:pPr>
      <w:r>
        <w:rPr>
          <w:rStyle w:val="CommentReference"/>
        </w:rPr>
        <w:annotationRef/>
      </w:r>
      <w:r>
        <w:t>DISPLAY FOR ALL EXCEPT ZERO</w:t>
      </w:r>
    </w:p>
  </w:comment>
  <w:comment w:id="25" w:author="Lucy Knowles" w:date="2025-10-24T11:52:00Z" w:initials="LK">
    <w:p w14:paraId="421B134A" w14:textId="77777777" w:rsidR="009901B8" w:rsidRDefault="009901B8" w:rsidP="009901B8">
      <w:pPr>
        <w:pStyle w:val="CommentText"/>
        <w:jc w:val="left"/>
      </w:pPr>
      <w:r>
        <w:rPr>
          <w:rStyle w:val="CommentReference"/>
        </w:rPr>
        <w:annotationRef/>
      </w:r>
      <w:r>
        <w:t>Display Where:</w:t>
      </w:r>
    </w:p>
    <w:p w14:paraId="10CE6A48" w14:textId="77777777" w:rsidR="009901B8" w:rsidRDefault="009901B8" w:rsidP="009901B8">
      <w:pPr>
        <w:pStyle w:val="CommentText"/>
        <w:jc w:val="left"/>
      </w:pPr>
      <w:r>
        <w:t>Feature Zero ERC = No</w:t>
      </w:r>
    </w:p>
  </w:comment>
  <w:comment w:id="28" w:author="Jac Jones-ARC" w:date="2018-12-20T13:15:00Z" w:initials="JJ">
    <w:p w14:paraId="4CD49734" w14:textId="77777777" w:rsidR="00A07605" w:rsidRDefault="00A07605" w:rsidP="00A07605">
      <w:pPr>
        <w:pStyle w:val="CommentText"/>
      </w:pPr>
      <w:r>
        <w:rPr>
          <w:rStyle w:val="CommentReference"/>
        </w:rPr>
        <w:annotationRef/>
      </w:r>
      <w:r w:rsidRPr="0064407A">
        <w:rPr>
          <w:highlight w:val="yellow"/>
        </w:rPr>
        <w:t>RULE – only show if cash facility</w:t>
      </w:r>
    </w:p>
  </w:comment>
  <w:comment w:id="29" w:author="Lucy Knowles" w:date="2025-10-24T11:54:00Z" w:initials="LK">
    <w:p w14:paraId="5AE33F47" w14:textId="77777777" w:rsidR="001D0D96" w:rsidRDefault="001D0D96" w:rsidP="001D0D96">
      <w:pPr>
        <w:pStyle w:val="CommentText"/>
        <w:jc w:val="left"/>
      </w:pPr>
      <w:r>
        <w:rPr>
          <w:rStyle w:val="CommentReference"/>
        </w:rPr>
        <w:annotationRef/>
      </w:r>
      <w:r>
        <w:t>Display Where</w:t>
      </w:r>
    </w:p>
    <w:p w14:paraId="67E18895" w14:textId="77777777" w:rsidR="001D0D96" w:rsidRDefault="001D0D96" w:rsidP="001D0D96">
      <w:pPr>
        <w:pStyle w:val="CommentText"/>
        <w:jc w:val="left"/>
      </w:pPr>
      <w:r>
        <w:t>Cash facility &gt;0</w:t>
      </w:r>
    </w:p>
  </w:comment>
  <w:comment w:id="30" w:author="Cleo Diggins [2]" w:date="2018-02-08T09:38:00Z" w:initials="CD">
    <w:p w14:paraId="12B97F82" w14:textId="77777777" w:rsidR="00A07605" w:rsidRDefault="00A07605" w:rsidP="00A07605">
      <w:pPr>
        <w:pStyle w:val="CommentText"/>
      </w:pPr>
      <w:r w:rsidRPr="007B2357">
        <w:rPr>
          <w:rStyle w:val="CommentReference"/>
          <w:highlight w:val="yellow"/>
        </w:rPr>
        <w:annotationRef/>
      </w:r>
      <w:r w:rsidRPr="007B2357">
        <w:rPr>
          <w:highlight w:val="yellow"/>
        </w:rPr>
        <w:t>RULE - only appears where a cashback is payable. The cashback is derived from the product rules / case (calculated field).</w:t>
      </w:r>
    </w:p>
  </w:comment>
  <w:comment w:id="31" w:author="Lucy Knowles" w:date="2025-10-23T09:25:00Z" w:initials="LK">
    <w:p w14:paraId="782B78B9" w14:textId="77777777" w:rsidR="0077492F" w:rsidRDefault="000543A9" w:rsidP="0077492F">
      <w:pPr>
        <w:pStyle w:val="CommentText"/>
        <w:jc w:val="left"/>
      </w:pPr>
      <w:r>
        <w:rPr>
          <w:rStyle w:val="CommentReference"/>
        </w:rPr>
        <w:annotationRef/>
      </w:r>
      <w:r w:rsidR="0077492F">
        <w:rPr>
          <w:bCs/>
        </w:rPr>
        <w:t>Variable = Cashback Amount</w:t>
      </w:r>
    </w:p>
  </w:comment>
  <w:comment w:id="32" w:author="Lucy Knowles" w:date="2026-03-11T12:50:00Z" w:initials="LK">
    <w:p w14:paraId="0731D385" w14:textId="77777777" w:rsidR="00C11D48" w:rsidRDefault="00C11D48" w:rsidP="00C11D48">
      <w:pPr>
        <w:pStyle w:val="CommentText"/>
        <w:jc w:val="left"/>
      </w:pPr>
      <w:r>
        <w:rPr>
          <w:rStyle w:val="CommentReference"/>
        </w:rPr>
        <w:annotationRef/>
      </w:r>
      <w:r>
        <w:t>Adjust the parameters of the conditional text</w:t>
      </w:r>
    </w:p>
  </w:comment>
  <w:comment w:id="26" w:author="Cleo Diggins" w:date="2025-10-13T15:26:00Z" w:initials="CD">
    <w:p w14:paraId="1B052073" w14:textId="10FB9EBE" w:rsidR="00A07605" w:rsidRDefault="00A07605" w:rsidP="00A07605">
      <w:pPr>
        <w:pStyle w:val="CommentText"/>
        <w:jc w:val="left"/>
      </w:pPr>
      <w:r>
        <w:rPr>
          <w:rStyle w:val="CommentReference"/>
        </w:rPr>
        <w:annotationRef/>
      </w:r>
      <w:r>
        <w:t>DISPLAY FOR TAILORED</w:t>
      </w:r>
    </w:p>
  </w:comment>
  <w:comment w:id="27" w:author="Lucy Knowles" w:date="2025-10-23T13:21:00Z" w:initials="LK">
    <w:p w14:paraId="248DDCBD" w14:textId="77777777" w:rsidR="006B6050" w:rsidRDefault="004D53D5" w:rsidP="006B6050">
      <w:pPr>
        <w:pStyle w:val="CommentText"/>
        <w:jc w:val="left"/>
      </w:pPr>
      <w:r>
        <w:rPr>
          <w:rStyle w:val="CommentReference"/>
        </w:rPr>
        <w:annotationRef/>
      </w:r>
      <w:r w:rsidR="006B6050">
        <w:rPr>
          <w:bCs/>
        </w:rPr>
        <w:t>Display Where</w:t>
      </w:r>
    </w:p>
    <w:p w14:paraId="7159FD4C" w14:textId="77777777" w:rsidR="006B6050" w:rsidRDefault="006B6050" w:rsidP="006B6050">
      <w:pPr>
        <w:pStyle w:val="CommentText"/>
        <w:jc w:val="left"/>
      </w:pPr>
      <w:r>
        <w:rPr>
          <w:bCs/>
        </w:rPr>
        <w:t>Feature Cashback = Yes (or this may indicate the amount. Will need to revisit when we know how the feature would be set)</w:t>
      </w:r>
    </w:p>
    <w:p w14:paraId="2457471F" w14:textId="77777777" w:rsidR="006B6050" w:rsidRDefault="006B6050" w:rsidP="006B6050">
      <w:pPr>
        <w:pStyle w:val="CommentText"/>
        <w:jc w:val="left"/>
      </w:pPr>
      <w:r>
        <w:rPr>
          <w:bCs/>
        </w:rPr>
        <w:t xml:space="preserve">AND </w:t>
      </w:r>
    </w:p>
    <w:p w14:paraId="6A6107C1" w14:textId="77777777" w:rsidR="006B6050" w:rsidRDefault="006B6050" w:rsidP="006B6050">
      <w:pPr>
        <w:pStyle w:val="CommentText"/>
        <w:jc w:val="left"/>
      </w:pPr>
      <w:r>
        <w:rPr>
          <w:bCs/>
        </w:rPr>
        <w:t>Feature Funder Code = Just</w:t>
      </w:r>
    </w:p>
  </w:comment>
  <w:comment w:id="33" w:author="Cleo Diggins" w:date="2025-10-13T15:26:00Z" w:initials="CD">
    <w:p w14:paraId="001DA2B5" w14:textId="7460DC5D" w:rsidR="00144DCB" w:rsidRDefault="00144DCB" w:rsidP="00144DCB">
      <w:pPr>
        <w:pStyle w:val="CommentText"/>
        <w:jc w:val="left"/>
      </w:pPr>
      <w:r>
        <w:rPr>
          <w:rStyle w:val="CommentReference"/>
        </w:rPr>
        <w:annotationRef/>
      </w:r>
      <w:r>
        <w:t>DISPLAY FOR ZERO</w:t>
      </w:r>
    </w:p>
  </w:comment>
  <w:comment w:id="34" w:author="Lucy Knowles" w:date="2025-10-23T13:23:00Z" w:initials="LK">
    <w:p w14:paraId="3F94FB51" w14:textId="77777777" w:rsidR="001B0BC4" w:rsidRDefault="00BE737F" w:rsidP="001B0BC4">
      <w:pPr>
        <w:pStyle w:val="CommentText"/>
        <w:jc w:val="left"/>
      </w:pPr>
      <w:r>
        <w:rPr>
          <w:rStyle w:val="CommentReference"/>
        </w:rPr>
        <w:annotationRef/>
      </w:r>
      <w:r w:rsidR="001B0BC4">
        <w:rPr>
          <w:bCs/>
        </w:rPr>
        <w:t>Display Where</w:t>
      </w:r>
    </w:p>
    <w:p w14:paraId="2119BFA4" w14:textId="77777777" w:rsidR="001B0BC4" w:rsidRDefault="001B0BC4" w:rsidP="001B0BC4">
      <w:pPr>
        <w:pStyle w:val="CommentText"/>
        <w:jc w:val="left"/>
      </w:pPr>
      <w:r>
        <w:rPr>
          <w:bCs/>
        </w:rPr>
        <w:t>Feature Zero ERC = Yes</w:t>
      </w:r>
    </w:p>
  </w:comment>
  <w:comment w:id="38" w:author="Ashleigh Clarke" w:date="2018-08-22T12:18:00Z" w:initials="AC">
    <w:p w14:paraId="225993E4" w14:textId="5AB34940" w:rsidR="00A07605" w:rsidRDefault="00A07605" w:rsidP="00A07605">
      <w:pPr>
        <w:pStyle w:val="CommentText"/>
      </w:pPr>
      <w:r>
        <w:rPr>
          <w:rStyle w:val="CommentReference"/>
        </w:rPr>
        <w:annotationRef/>
      </w:r>
      <w:r>
        <w:rPr>
          <w:highlight w:val="yellow"/>
        </w:rPr>
        <w:t xml:space="preserve">RULE - </w:t>
      </w:r>
      <w:r w:rsidRPr="000802F8">
        <w:rPr>
          <w:highlight w:val="yellow"/>
        </w:rPr>
        <w:t>only to appear for drawdown product</w:t>
      </w:r>
    </w:p>
  </w:comment>
  <w:comment w:id="39" w:author="Lucy Knowles" w:date="2025-10-24T11:58:00Z" w:initials="LK">
    <w:p w14:paraId="52D56238" w14:textId="77777777" w:rsidR="00402B18" w:rsidRDefault="00402B18" w:rsidP="00402B18">
      <w:pPr>
        <w:pStyle w:val="CommentText"/>
        <w:jc w:val="left"/>
      </w:pPr>
      <w:r>
        <w:rPr>
          <w:rStyle w:val="CommentReference"/>
        </w:rPr>
        <w:annotationRef/>
      </w:r>
      <w:r>
        <w:rPr>
          <w:bCs/>
        </w:rPr>
        <w:t>Display Where</w:t>
      </w:r>
    </w:p>
    <w:p w14:paraId="600F7848" w14:textId="77777777" w:rsidR="00402B18" w:rsidRDefault="00402B18" w:rsidP="00402B18">
      <w:pPr>
        <w:pStyle w:val="CommentText"/>
        <w:jc w:val="left"/>
      </w:pPr>
      <w:r>
        <w:rPr>
          <w:bCs/>
        </w:rPr>
        <w:t>Cash facility &gt;0</w:t>
      </w:r>
    </w:p>
  </w:comment>
  <w:comment w:id="40" w:author="Ashleigh Clarke" w:date="2018-08-22T12:22:00Z" w:initials="AC">
    <w:p w14:paraId="618B6539" w14:textId="77777777" w:rsidR="00A07605" w:rsidRDefault="00A07605" w:rsidP="00A07605">
      <w:pPr>
        <w:pStyle w:val="CommentText"/>
      </w:pPr>
      <w:r>
        <w:rPr>
          <w:rStyle w:val="CommentReference"/>
        </w:rPr>
        <w:annotationRef/>
      </w:r>
      <w:r>
        <w:rPr>
          <w:highlight w:val="yellow"/>
        </w:rPr>
        <w:t xml:space="preserve">RULE - </w:t>
      </w:r>
      <w:r w:rsidRPr="0053525F">
        <w:rPr>
          <w:highlight w:val="yellow"/>
        </w:rPr>
        <w:t>only to appear for drawdown product</w:t>
      </w:r>
    </w:p>
  </w:comment>
  <w:comment w:id="41" w:author="Lucy Knowles" w:date="2025-10-23T13:30:00Z" w:initials="LK">
    <w:p w14:paraId="3BF38BDC" w14:textId="77777777" w:rsidR="00F97F31" w:rsidRDefault="00B04D9F" w:rsidP="00F97F31">
      <w:pPr>
        <w:pStyle w:val="CommentText"/>
        <w:jc w:val="left"/>
      </w:pPr>
      <w:r>
        <w:rPr>
          <w:rStyle w:val="CommentReference"/>
        </w:rPr>
        <w:annotationRef/>
      </w:r>
      <w:r w:rsidR="00F97F31">
        <w:rPr>
          <w:bCs/>
        </w:rPr>
        <w:t>Display where:</w:t>
      </w:r>
    </w:p>
    <w:p w14:paraId="074984E8" w14:textId="77777777" w:rsidR="00F97F31" w:rsidRDefault="00F97F31" w:rsidP="00F97F31">
      <w:pPr>
        <w:pStyle w:val="CommentText"/>
        <w:jc w:val="left"/>
      </w:pPr>
      <w:r>
        <w:rPr>
          <w:bCs/>
        </w:rPr>
        <w:t>cash facility &gt;0</w:t>
      </w:r>
    </w:p>
  </w:comment>
  <w:comment w:id="43" w:author="Cleo Diggins" w:date="2025-10-13T15:43:00Z" w:initials="CD">
    <w:p w14:paraId="5E3361E2" w14:textId="40D4CAB4" w:rsidR="00E77B7E" w:rsidRDefault="00E77B7E" w:rsidP="00E77B7E">
      <w:pPr>
        <w:pStyle w:val="CommentText"/>
        <w:jc w:val="left"/>
      </w:pPr>
      <w:r>
        <w:rPr>
          <w:rStyle w:val="CommentReference"/>
        </w:rPr>
        <w:annotationRef/>
      </w:r>
      <w:r>
        <w:rPr>
          <w:bCs/>
          <w:highlight w:val="yellow"/>
        </w:rPr>
        <w:t>RULE - table to display length of ERCs applicable to product</w:t>
      </w:r>
    </w:p>
  </w:comment>
  <w:comment w:id="44" w:author="Lucy Knowles" w:date="2025-10-24T11:59:00Z" w:initials="LK">
    <w:p w14:paraId="39606BF1" w14:textId="77777777" w:rsidR="00A57585" w:rsidRDefault="00A57585" w:rsidP="00A57585">
      <w:pPr>
        <w:pStyle w:val="CommentText"/>
        <w:jc w:val="left"/>
      </w:pPr>
      <w:r>
        <w:rPr>
          <w:rStyle w:val="CommentReference"/>
        </w:rPr>
        <w:annotationRef/>
      </w:r>
      <w:r>
        <w:t>Populated from ERC calculations output</w:t>
      </w:r>
    </w:p>
    <w:p w14:paraId="42D1780B" w14:textId="77777777" w:rsidR="00A57585" w:rsidRDefault="00A57585" w:rsidP="00A57585">
      <w:pPr>
        <w:pStyle w:val="CommentText"/>
        <w:jc w:val="left"/>
      </w:pPr>
      <w:r>
        <w:t>Values to be mapped once ERC’s are set up in catalogue</w:t>
      </w:r>
    </w:p>
  </w:comment>
  <w:comment w:id="48" w:author="Lucy Knowles" w:date="2025-10-23T13:27:00Z" w:initials="LK">
    <w:p w14:paraId="067DF473" w14:textId="77777777" w:rsidR="00E51E34" w:rsidRDefault="0043765F" w:rsidP="00E51E34">
      <w:pPr>
        <w:pStyle w:val="CommentText"/>
        <w:jc w:val="left"/>
      </w:pPr>
      <w:r>
        <w:rPr>
          <w:rStyle w:val="CommentReference"/>
        </w:rPr>
        <w:annotationRef/>
      </w:r>
      <w:r w:rsidR="00E51E34">
        <w:rPr>
          <w:bCs/>
        </w:rPr>
        <w:t>Mapped from calculations outputs.</w:t>
      </w:r>
    </w:p>
    <w:p w14:paraId="29179BA6" w14:textId="77777777" w:rsidR="00E51E34" w:rsidRDefault="00E51E34" w:rsidP="00E51E34">
      <w:pPr>
        <w:pStyle w:val="CommentText"/>
        <w:jc w:val="left"/>
      </w:pPr>
      <w:r>
        <w:rPr>
          <w:bCs/>
        </w:rPr>
        <w:t>Will display the relevant number of rows.</w:t>
      </w:r>
    </w:p>
    <w:p w14:paraId="78BD401A" w14:textId="77777777" w:rsidR="00E51E34" w:rsidRDefault="00E51E34" w:rsidP="00E51E34">
      <w:pPr>
        <w:pStyle w:val="CommentText"/>
        <w:jc w:val="left"/>
      </w:pPr>
      <w:r>
        <w:rPr>
          <w:bCs/>
        </w:rPr>
        <w:t>Will include row for 0.00</w:t>
      </w:r>
    </w:p>
  </w:comment>
  <w:comment w:id="49" w:author="Cleo Diggins" w:date="2025-10-13T15:45:00Z" w:initials="CD">
    <w:p w14:paraId="14AE9F47" w14:textId="77777777" w:rsidR="00E77B7E" w:rsidRDefault="00E77B7E" w:rsidP="00E77B7E">
      <w:pPr>
        <w:pStyle w:val="CommentText"/>
        <w:jc w:val="left"/>
      </w:pPr>
      <w:r>
        <w:rPr>
          <w:rStyle w:val="CommentReference"/>
        </w:rPr>
        <w:annotationRef/>
      </w:r>
      <w:r>
        <w:t>DISPLAY FOR CAPITAL/FLEXI/OMNI</w:t>
      </w:r>
    </w:p>
  </w:comment>
  <w:comment w:id="50" w:author="Lucy Knowles" w:date="2025-10-24T12:01:00Z" w:initials="LK">
    <w:p w14:paraId="46969CFD" w14:textId="77777777" w:rsidR="0043268E" w:rsidRDefault="0043268E" w:rsidP="0043268E">
      <w:pPr>
        <w:pStyle w:val="CommentText"/>
        <w:jc w:val="left"/>
      </w:pPr>
      <w:r>
        <w:rPr>
          <w:rStyle w:val="CommentReference"/>
        </w:rPr>
        <w:annotationRef/>
      </w:r>
      <w:r>
        <w:t>Display Where:</w:t>
      </w:r>
    </w:p>
    <w:p w14:paraId="5BA977D8" w14:textId="77777777" w:rsidR="0043268E" w:rsidRDefault="0043268E" w:rsidP="0043268E">
      <w:pPr>
        <w:pStyle w:val="CommentText"/>
        <w:jc w:val="left"/>
      </w:pPr>
      <w:r>
        <w:t>Redemption Fee FeeAmount &gt;0</w:t>
      </w:r>
    </w:p>
  </w:comment>
  <w:comment w:id="51" w:author="Cleo Diggins" w:date="2025-10-13T15:33:00Z" w:initials="CD">
    <w:p w14:paraId="3393B904" w14:textId="5E454159" w:rsidR="00A07605" w:rsidRDefault="00A07605" w:rsidP="00A07605">
      <w:pPr>
        <w:pStyle w:val="CommentText"/>
        <w:jc w:val="left"/>
      </w:pPr>
      <w:r>
        <w:rPr>
          <w:rStyle w:val="CommentReference"/>
        </w:rPr>
        <w:annotationRef/>
      </w:r>
      <w:r>
        <w:t>DISPLAY FOR HORIZON</w:t>
      </w:r>
    </w:p>
  </w:comment>
  <w:comment w:id="52" w:author="Lucy Knowles" w:date="2025-10-23T13:37:00Z" w:initials="LK">
    <w:p w14:paraId="72071A82" w14:textId="77777777" w:rsidR="00207A1F" w:rsidRDefault="00D67C07" w:rsidP="00207A1F">
      <w:pPr>
        <w:pStyle w:val="CommentText"/>
        <w:jc w:val="left"/>
      </w:pPr>
      <w:r>
        <w:rPr>
          <w:rStyle w:val="CommentReference"/>
        </w:rPr>
        <w:annotationRef/>
      </w:r>
      <w:r w:rsidR="00207A1F">
        <w:rPr>
          <w:bCs/>
        </w:rPr>
        <w:t>Display Where</w:t>
      </w:r>
    </w:p>
    <w:p w14:paraId="5FB8DCFA" w14:textId="77777777" w:rsidR="00207A1F" w:rsidRDefault="00207A1F" w:rsidP="00207A1F">
      <w:pPr>
        <w:pStyle w:val="CommentText"/>
        <w:jc w:val="left"/>
      </w:pPr>
      <w:r>
        <w:rPr>
          <w:bCs/>
        </w:rPr>
        <w:t>Feature Funder code = PHH</w:t>
      </w:r>
    </w:p>
  </w:comment>
  <w:comment w:id="55" w:author="Jac Jones-ARC" w:date="2019-01-02T11:18:00Z" w:initials="JJ">
    <w:p w14:paraId="63268441" w14:textId="743383CE" w:rsidR="005B13CF" w:rsidRDefault="005B13CF">
      <w:pPr>
        <w:pStyle w:val="CommentText"/>
      </w:pPr>
      <w:r>
        <w:rPr>
          <w:rStyle w:val="CommentReference"/>
        </w:rPr>
        <w:annotationRef/>
      </w:r>
      <w:r>
        <w:rPr>
          <w:highlight w:val="yellow"/>
        </w:rPr>
        <w:t>RULE – only show if Drawdown</w:t>
      </w:r>
    </w:p>
  </w:comment>
  <w:comment w:id="56" w:author="Lucy Knowles" w:date="2025-10-24T12:04:00Z" w:initials="LK">
    <w:p w14:paraId="41F50188" w14:textId="77777777" w:rsidR="00165274" w:rsidRDefault="00165274" w:rsidP="00165274">
      <w:pPr>
        <w:pStyle w:val="CommentText"/>
        <w:jc w:val="left"/>
      </w:pPr>
      <w:r>
        <w:rPr>
          <w:rStyle w:val="CommentReference"/>
        </w:rPr>
        <w:annotationRef/>
      </w:r>
      <w:r>
        <w:t>Display Where</w:t>
      </w:r>
    </w:p>
    <w:p w14:paraId="7FA82823" w14:textId="77777777" w:rsidR="00165274" w:rsidRDefault="00165274" w:rsidP="00165274">
      <w:pPr>
        <w:pStyle w:val="CommentText"/>
        <w:jc w:val="left"/>
      </w:pPr>
      <w:r>
        <w:t>Cash facility &gt;0</w:t>
      </w:r>
    </w:p>
  </w:comment>
  <w:comment w:id="53" w:author="Cleo Diggins" w:date="2025-10-13T15:28:00Z" w:initials="CD">
    <w:p w14:paraId="44A9A385" w14:textId="77777777" w:rsidR="00A07605" w:rsidRDefault="00A07605" w:rsidP="00A07605">
      <w:pPr>
        <w:pStyle w:val="CommentText"/>
        <w:jc w:val="left"/>
      </w:pPr>
      <w:r>
        <w:rPr>
          <w:rStyle w:val="CommentReference"/>
        </w:rPr>
        <w:annotationRef/>
      </w:r>
      <w:r>
        <w:t>DISPLAY FOR MAXI/CAPITAL/FLEXI/OMNI</w:t>
      </w:r>
    </w:p>
  </w:comment>
  <w:comment w:id="54" w:author="Lucy Knowles" w:date="2025-10-24T12:04:00Z" w:initials="LK">
    <w:p w14:paraId="32FC7E63" w14:textId="77777777" w:rsidR="009F52F1" w:rsidRDefault="009F52F1" w:rsidP="009F52F1">
      <w:pPr>
        <w:pStyle w:val="CommentText"/>
        <w:jc w:val="left"/>
      </w:pPr>
      <w:r>
        <w:rPr>
          <w:rStyle w:val="CommentReference"/>
        </w:rPr>
        <w:annotationRef/>
      </w:r>
      <w:r>
        <w:t>Display Where</w:t>
      </w:r>
    </w:p>
    <w:p w14:paraId="1B89750F" w14:textId="77777777" w:rsidR="009F52F1" w:rsidRDefault="009F52F1" w:rsidP="009F52F1">
      <w:pPr>
        <w:pStyle w:val="CommentText"/>
        <w:jc w:val="left"/>
      </w:pPr>
      <w:r>
        <w:t>Feature Downsizing protection = Yes</w:t>
      </w:r>
    </w:p>
    <w:p w14:paraId="035C72CE" w14:textId="77777777" w:rsidR="009F52F1" w:rsidRDefault="009F52F1" w:rsidP="009F52F1">
      <w:pPr>
        <w:pStyle w:val="CommentText"/>
        <w:jc w:val="left"/>
      </w:pPr>
      <w:r>
        <w:t>AND</w:t>
      </w:r>
    </w:p>
    <w:p w14:paraId="3A3290BB" w14:textId="77777777" w:rsidR="009F52F1" w:rsidRDefault="009F52F1" w:rsidP="009F52F1">
      <w:pPr>
        <w:pStyle w:val="CommentText"/>
        <w:jc w:val="left"/>
      </w:pPr>
      <w:r>
        <w:t>Feature Funder Code NOT = PHH</w:t>
      </w:r>
    </w:p>
  </w:comment>
  <w:comment w:id="57" w:author="Cleo Diggins" w:date="2025-10-13T15:19:00Z" w:initials="CD">
    <w:p w14:paraId="5322F25F" w14:textId="249705ED" w:rsidR="00144DCB" w:rsidRDefault="00144DCB" w:rsidP="00144DCB">
      <w:pPr>
        <w:pStyle w:val="CommentText"/>
        <w:jc w:val="left"/>
      </w:pPr>
      <w:r>
        <w:rPr>
          <w:rStyle w:val="CommentReference"/>
        </w:rPr>
        <w:annotationRef/>
      </w:r>
      <w:r>
        <w:t>DISPLAY FOR CAPITAL</w:t>
      </w:r>
    </w:p>
  </w:comment>
  <w:comment w:id="58" w:author="Lucy Knowles" w:date="2025-10-23T13:41:00Z" w:initials="LK">
    <w:p w14:paraId="338F58E1" w14:textId="77777777" w:rsidR="005A208C" w:rsidRDefault="00434455" w:rsidP="005A208C">
      <w:pPr>
        <w:pStyle w:val="CommentText"/>
        <w:jc w:val="left"/>
      </w:pPr>
      <w:r>
        <w:rPr>
          <w:rStyle w:val="CommentReference"/>
        </w:rPr>
        <w:annotationRef/>
      </w:r>
      <w:r w:rsidR="005A208C">
        <w:rPr>
          <w:bCs/>
        </w:rPr>
        <w:t>Display Where:</w:t>
      </w:r>
    </w:p>
    <w:p w14:paraId="2EB9FDD1" w14:textId="77777777" w:rsidR="005A208C" w:rsidRDefault="005A208C" w:rsidP="005A208C">
      <w:pPr>
        <w:pStyle w:val="CommentText"/>
        <w:jc w:val="left"/>
      </w:pPr>
      <w:r>
        <w:rPr>
          <w:bCs/>
        </w:rPr>
        <w:t>Feature Funder Code = PHC</w:t>
      </w:r>
    </w:p>
  </w:comment>
  <w:comment w:id="59" w:author="Cleo Diggins" w:date="2025-10-13T15:29:00Z" w:initials="CD">
    <w:p w14:paraId="1566155A" w14:textId="733EE569" w:rsidR="00A07605" w:rsidRDefault="00A07605" w:rsidP="00A07605">
      <w:pPr>
        <w:pStyle w:val="CommentText"/>
        <w:jc w:val="left"/>
      </w:pPr>
      <w:r>
        <w:rPr>
          <w:rStyle w:val="CommentReference"/>
        </w:rPr>
        <w:annotationRef/>
      </w:r>
      <w:r>
        <w:t>DISPLAY FOR MAXI/TAILORED/OMNI</w:t>
      </w:r>
    </w:p>
  </w:comment>
  <w:comment w:id="60" w:author="Lucy Knowles" w:date="2025-10-23T13:45:00Z" w:initials="LK">
    <w:p w14:paraId="0090FBAC" w14:textId="77777777" w:rsidR="00054833" w:rsidRDefault="00F90F78" w:rsidP="00054833">
      <w:pPr>
        <w:pStyle w:val="CommentText"/>
        <w:jc w:val="left"/>
      </w:pPr>
      <w:r>
        <w:rPr>
          <w:rStyle w:val="CommentReference"/>
        </w:rPr>
        <w:annotationRef/>
      </w:r>
      <w:r w:rsidR="00054833">
        <w:rPr>
          <w:bCs/>
        </w:rPr>
        <w:t>Display Where</w:t>
      </w:r>
    </w:p>
    <w:p w14:paraId="5513B1A7" w14:textId="77777777" w:rsidR="00054833" w:rsidRDefault="00054833" w:rsidP="00054833">
      <w:pPr>
        <w:pStyle w:val="CommentText"/>
        <w:jc w:val="left"/>
      </w:pPr>
      <w:r>
        <w:rPr>
          <w:bCs/>
        </w:rPr>
        <w:t>Feature Funder Code =</w:t>
      </w:r>
    </w:p>
    <w:p w14:paraId="6F932809" w14:textId="77777777" w:rsidR="00054833" w:rsidRDefault="00054833" w:rsidP="00054833">
      <w:pPr>
        <w:pStyle w:val="CommentText"/>
        <w:jc w:val="left"/>
      </w:pPr>
      <w:r>
        <w:rPr>
          <w:bCs/>
        </w:rPr>
        <w:t xml:space="preserve">RGA </w:t>
      </w:r>
    </w:p>
    <w:p w14:paraId="7B73DACD" w14:textId="77777777" w:rsidR="00054833" w:rsidRDefault="00054833" w:rsidP="00054833">
      <w:pPr>
        <w:pStyle w:val="CommentText"/>
        <w:jc w:val="left"/>
      </w:pPr>
      <w:r>
        <w:rPr>
          <w:bCs/>
          <w:i/>
          <w:iCs/>
        </w:rPr>
        <w:t xml:space="preserve">OR </w:t>
      </w:r>
    </w:p>
    <w:p w14:paraId="269DDC4A" w14:textId="77777777" w:rsidR="00054833" w:rsidRDefault="00054833" w:rsidP="00054833">
      <w:pPr>
        <w:pStyle w:val="CommentText"/>
        <w:jc w:val="left"/>
      </w:pPr>
      <w:r>
        <w:rPr>
          <w:bCs/>
        </w:rPr>
        <w:t xml:space="preserve">Just </w:t>
      </w:r>
    </w:p>
    <w:p w14:paraId="1118D96E" w14:textId="77777777" w:rsidR="00054833" w:rsidRDefault="00054833" w:rsidP="00054833">
      <w:pPr>
        <w:pStyle w:val="CommentText"/>
        <w:jc w:val="left"/>
      </w:pPr>
      <w:r>
        <w:rPr>
          <w:bCs/>
          <w:i/>
          <w:iCs/>
        </w:rPr>
        <w:t xml:space="preserve">OR </w:t>
      </w:r>
    </w:p>
    <w:p w14:paraId="175B1060" w14:textId="77777777" w:rsidR="00054833" w:rsidRDefault="00054833" w:rsidP="00054833">
      <w:pPr>
        <w:pStyle w:val="CommentText"/>
        <w:jc w:val="left"/>
      </w:pPr>
      <w:r>
        <w:rPr>
          <w:bCs/>
        </w:rPr>
        <w:t>ERE</w:t>
      </w:r>
    </w:p>
  </w:comment>
  <w:comment w:id="61" w:author="Cleo Diggins" w:date="2025-10-13T15:25:00Z" w:initials="CD">
    <w:p w14:paraId="068768BF" w14:textId="77777777" w:rsidR="00144DCB" w:rsidRDefault="00144DCB" w:rsidP="00144DCB">
      <w:pPr>
        <w:pStyle w:val="CommentText"/>
        <w:jc w:val="left"/>
      </w:pPr>
      <w:r>
        <w:rPr>
          <w:rStyle w:val="CommentReference"/>
        </w:rPr>
        <w:annotationRef/>
      </w:r>
      <w:r>
        <w:t>DISPLAY FOR FLEXI</w:t>
      </w:r>
    </w:p>
  </w:comment>
  <w:comment w:id="62" w:author="Lucy Knowles" w:date="2025-10-23T13:47:00Z" w:initials="LK">
    <w:p w14:paraId="7C687CED" w14:textId="77777777" w:rsidR="0029231B" w:rsidRDefault="00163179" w:rsidP="0029231B">
      <w:pPr>
        <w:pStyle w:val="CommentText"/>
        <w:jc w:val="left"/>
      </w:pPr>
      <w:r>
        <w:rPr>
          <w:rStyle w:val="CommentReference"/>
        </w:rPr>
        <w:annotationRef/>
      </w:r>
      <w:r w:rsidR="0029231B">
        <w:rPr>
          <w:bCs/>
        </w:rPr>
        <w:t xml:space="preserve">Display Where </w:t>
      </w:r>
    </w:p>
    <w:p w14:paraId="4F8D7CF8" w14:textId="77777777" w:rsidR="0029231B" w:rsidRDefault="0029231B" w:rsidP="0029231B">
      <w:pPr>
        <w:pStyle w:val="CommentText"/>
        <w:jc w:val="left"/>
      </w:pPr>
      <w:r>
        <w:rPr>
          <w:bCs/>
        </w:rPr>
        <w:t xml:space="preserve">Feature Funder Code = </w:t>
      </w:r>
    </w:p>
    <w:p w14:paraId="02000D17" w14:textId="77777777" w:rsidR="0029231B" w:rsidRDefault="0029231B" w:rsidP="0029231B">
      <w:pPr>
        <w:pStyle w:val="CommentText"/>
        <w:jc w:val="left"/>
      </w:pPr>
      <w:r>
        <w:rPr>
          <w:bCs/>
        </w:rPr>
        <w:t>PHC</w:t>
      </w:r>
    </w:p>
    <w:p w14:paraId="5702DA69" w14:textId="77777777" w:rsidR="0029231B" w:rsidRDefault="0029231B" w:rsidP="0029231B">
      <w:pPr>
        <w:pStyle w:val="CommentText"/>
        <w:jc w:val="left"/>
      </w:pPr>
      <w:r>
        <w:rPr>
          <w:bCs/>
          <w:i/>
          <w:iCs/>
        </w:rPr>
        <w:t>OR</w:t>
      </w:r>
    </w:p>
    <w:p w14:paraId="63041D2F" w14:textId="77777777" w:rsidR="0029231B" w:rsidRDefault="0029231B" w:rsidP="0029231B">
      <w:pPr>
        <w:pStyle w:val="CommentText"/>
        <w:jc w:val="left"/>
      </w:pPr>
      <w:r>
        <w:rPr>
          <w:bCs/>
        </w:rPr>
        <w:t>RL</w:t>
      </w:r>
    </w:p>
  </w:comment>
  <w:comment w:id="63" w:author="Cleo Diggins" w:date="2025-10-13T15:33:00Z" w:initials="CD">
    <w:p w14:paraId="6E3846DD" w14:textId="66299767" w:rsidR="00A07605" w:rsidRDefault="00A07605" w:rsidP="00A07605">
      <w:pPr>
        <w:pStyle w:val="CommentText"/>
        <w:jc w:val="left"/>
      </w:pPr>
      <w:r>
        <w:rPr>
          <w:rStyle w:val="CommentReference"/>
        </w:rPr>
        <w:annotationRef/>
      </w:r>
      <w:r>
        <w:t>DISPLAY FOR HORIZON</w:t>
      </w:r>
    </w:p>
  </w:comment>
  <w:comment w:id="64" w:author="Lucy Knowles" w:date="2025-10-23T13:47:00Z" w:initials="LK">
    <w:p w14:paraId="0983937A" w14:textId="77777777" w:rsidR="00054833" w:rsidRDefault="00163179" w:rsidP="00054833">
      <w:pPr>
        <w:pStyle w:val="CommentText"/>
        <w:jc w:val="left"/>
      </w:pPr>
      <w:r>
        <w:rPr>
          <w:rStyle w:val="CommentReference"/>
        </w:rPr>
        <w:annotationRef/>
      </w:r>
      <w:r w:rsidR="00054833">
        <w:rPr>
          <w:bCs/>
        </w:rPr>
        <w:t>Display Where</w:t>
      </w:r>
    </w:p>
    <w:p w14:paraId="2E21D906" w14:textId="77777777" w:rsidR="00054833" w:rsidRDefault="00054833" w:rsidP="00054833">
      <w:pPr>
        <w:pStyle w:val="CommentText"/>
        <w:jc w:val="left"/>
      </w:pPr>
      <w:r>
        <w:rPr>
          <w:bCs/>
        </w:rPr>
        <w:t>Feature Funder Code = PHH</w:t>
      </w:r>
    </w:p>
  </w:comment>
  <w:comment w:id="65" w:author="Cleo Diggins" w:date="2025-10-13T15:24:00Z" w:initials="CD">
    <w:p w14:paraId="4E01BD37" w14:textId="5886B224" w:rsidR="00144DCB" w:rsidRDefault="00144DCB" w:rsidP="00144DCB">
      <w:pPr>
        <w:pStyle w:val="CommentText"/>
        <w:jc w:val="left"/>
      </w:pPr>
      <w:r>
        <w:rPr>
          <w:rStyle w:val="CommentReference"/>
        </w:rPr>
        <w:annotationRef/>
      </w:r>
      <w:r>
        <w:t>DISPLAY FOR FLEXI</w:t>
      </w:r>
    </w:p>
  </w:comment>
  <w:comment w:id="66" w:author="Lucy Knowles" w:date="2025-10-23T13:48:00Z" w:initials="LK">
    <w:p w14:paraId="4E80C2E0" w14:textId="77777777" w:rsidR="0001333F" w:rsidRDefault="005E310F" w:rsidP="0001333F">
      <w:pPr>
        <w:pStyle w:val="CommentText"/>
        <w:jc w:val="left"/>
      </w:pPr>
      <w:r>
        <w:rPr>
          <w:rStyle w:val="CommentReference"/>
        </w:rPr>
        <w:annotationRef/>
      </w:r>
      <w:r w:rsidR="0001333F">
        <w:rPr>
          <w:bCs/>
        </w:rPr>
        <w:t>Display Where</w:t>
      </w:r>
    </w:p>
    <w:p w14:paraId="4822F5B8" w14:textId="77777777" w:rsidR="0001333F" w:rsidRDefault="0001333F" w:rsidP="0001333F">
      <w:pPr>
        <w:pStyle w:val="CommentText"/>
        <w:jc w:val="left"/>
      </w:pPr>
      <w:r>
        <w:rPr>
          <w:bCs/>
        </w:rPr>
        <w:t>Feature Funder Code = RL</w:t>
      </w:r>
    </w:p>
  </w:comment>
  <w:comment w:id="67" w:author="Lucy Knowles" w:date="2026-03-05T14:31:00Z" w:initials="LK">
    <w:p w14:paraId="2288CB11" w14:textId="77777777" w:rsidR="009938E2" w:rsidRDefault="009938E2" w:rsidP="009938E2">
      <w:pPr>
        <w:pStyle w:val="CommentText"/>
        <w:jc w:val="left"/>
      </w:pPr>
      <w:r>
        <w:rPr>
          <w:rStyle w:val="CommentReference"/>
        </w:rPr>
        <w:annotationRef/>
      </w:r>
      <w:r>
        <w:t>NB: This bullet point is not on the IR KFI template</w:t>
      </w:r>
    </w:p>
  </w:comment>
  <w:comment w:id="68" w:author="Lucy Knowles" w:date="2026-03-11T14:30:00Z" w:initials="LK">
    <w:p w14:paraId="06CD534D" w14:textId="77777777" w:rsidR="00866175" w:rsidRDefault="00866175" w:rsidP="00866175">
      <w:pPr>
        <w:pStyle w:val="CommentText"/>
        <w:jc w:val="left"/>
      </w:pPr>
      <w:r>
        <w:rPr>
          <w:rStyle w:val="CommentReference"/>
        </w:rPr>
        <w:annotationRef/>
      </w:r>
      <w:r>
        <w:t>Not applicable to IR template as that product does not allow Drawdowns on flexi</w:t>
      </w:r>
    </w:p>
  </w:comment>
  <w:comment w:id="69" w:author="Cleo Diggins" w:date="2025-10-13T15:20:00Z" w:initials="CD">
    <w:p w14:paraId="1BC49AF7" w14:textId="4D6B9491" w:rsidR="00E77B7E" w:rsidRDefault="00144DCB" w:rsidP="00E77B7E">
      <w:pPr>
        <w:pStyle w:val="CommentText"/>
        <w:jc w:val="left"/>
      </w:pPr>
      <w:r>
        <w:rPr>
          <w:rStyle w:val="CommentReference"/>
        </w:rPr>
        <w:annotationRef/>
      </w:r>
      <w:r w:rsidR="00E77B7E">
        <w:rPr>
          <w:bCs/>
        </w:rPr>
        <w:t>DISPLAY FOR CAPITAL/HORIZON/OMNI</w:t>
      </w:r>
    </w:p>
  </w:comment>
  <w:comment w:id="70" w:author="Lucy Knowles" w:date="2025-10-23T13:49:00Z" w:initials="LK">
    <w:p w14:paraId="0D472C50" w14:textId="77777777" w:rsidR="005B4FFA" w:rsidRDefault="005E310F" w:rsidP="005B4FFA">
      <w:pPr>
        <w:pStyle w:val="CommentText"/>
        <w:jc w:val="left"/>
      </w:pPr>
      <w:r>
        <w:rPr>
          <w:rStyle w:val="CommentReference"/>
        </w:rPr>
        <w:annotationRef/>
      </w:r>
      <w:r w:rsidR="005B4FFA">
        <w:rPr>
          <w:bCs/>
        </w:rPr>
        <w:t>Display Where</w:t>
      </w:r>
    </w:p>
    <w:p w14:paraId="7E7BB17B" w14:textId="77777777" w:rsidR="005B4FFA" w:rsidRDefault="005B4FFA" w:rsidP="005B4FFA">
      <w:pPr>
        <w:pStyle w:val="CommentText"/>
        <w:jc w:val="left"/>
      </w:pPr>
      <w:r>
        <w:rPr>
          <w:bCs/>
        </w:rPr>
        <w:t xml:space="preserve">Feature Funder Code = </w:t>
      </w:r>
    </w:p>
    <w:p w14:paraId="6A54B344" w14:textId="77777777" w:rsidR="005B4FFA" w:rsidRDefault="005B4FFA" w:rsidP="005B4FFA">
      <w:pPr>
        <w:pStyle w:val="CommentText"/>
        <w:jc w:val="left"/>
      </w:pPr>
      <w:r>
        <w:rPr>
          <w:bCs/>
        </w:rPr>
        <w:t xml:space="preserve">PHC </w:t>
      </w:r>
    </w:p>
    <w:p w14:paraId="4E6E3402" w14:textId="77777777" w:rsidR="005B4FFA" w:rsidRDefault="005B4FFA" w:rsidP="005B4FFA">
      <w:pPr>
        <w:pStyle w:val="CommentText"/>
        <w:jc w:val="left"/>
      </w:pPr>
      <w:r>
        <w:rPr>
          <w:i/>
          <w:iCs/>
        </w:rPr>
        <w:t>OR</w:t>
      </w:r>
      <w:r>
        <w:rPr>
          <w:bCs/>
        </w:rPr>
        <w:t xml:space="preserve"> </w:t>
      </w:r>
    </w:p>
    <w:p w14:paraId="74CE17AD" w14:textId="77777777" w:rsidR="005B4FFA" w:rsidRDefault="005B4FFA" w:rsidP="005B4FFA">
      <w:pPr>
        <w:pStyle w:val="CommentText"/>
        <w:jc w:val="left"/>
      </w:pPr>
      <w:r>
        <w:rPr>
          <w:bCs/>
        </w:rPr>
        <w:t xml:space="preserve">PHH </w:t>
      </w:r>
    </w:p>
    <w:p w14:paraId="216F37B8" w14:textId="77777777" w:rsidR="005B4FFA" w:rsidRDefault="005B4FFA" w:rsidP="005B4FFA">
      <w:pPr>
        <w:pStyle w:val="CommentText"/>
        <w:jc w:val="left"/>
      </w:pPr>
      <w:r>
        <w:rPr>
          <w:i/>
          <w:iCs/>
        </w:rPr>
        <w:t xml:space="preserve">OR </w:t>
      </w:r>
    </w:p>
    <w:p w14:paraId="214249A4" w14:textId="77777777" w:rsidR="005B4FFA" w:rsidRDefault="005B4FFA" w:rsidP="005B4FFA">
      <w:pPr>
        <w:pStyle w:val="CommentText"/>
        <w:jc w:val="left"/>
      </w:pPr>
      <w:r>
        <w:rPr>
          <w:bCs/>
        </w:rPr>
        <w:t>ERE</w:t>
      </w:r>
    </w:p>
  </w:comment>
  <w:comment w:id="36" w:author="Lucy Knowles" w:date="2025-10-23T13:26:00Z" w:initials="LK">
    <w:p w14:paraId="280E8593" w14:textId="59256BC9" w:rsidR="00A6035E" w:rsidRDefault="0043765F" w:rsidP="00A6035E">
      <w:pPr>
        <w:pStyle w:val="CommentText"/>
        <w:jc w:val="left"/>
      </w:pPr>
      <w:r>
        <w:rPr>
          <w:rStyle w:val="CommentReference"/>
        </w:rPr>
        <w:annotationRef/>
      </w:r>
      <w:r w:rsidR="00A6035E">
        <w:rPr>
          <w:bCs/>
        </w:rPr>
        <w:t>Display Where</w:t>
      </w:r>
    </w:p>
    <w:p w14:paraId="65DE0CF2" w14:textId="77777777" w:rsidR="00A6035E" w:rsidRDefault="00A6035E" w:rsidP="00A6035E">
      <w:pPr>
        <w:pStyle w:val="CommentText"/>
        <w:jc w:val="left"/>
      </w:pPr>
      <w:r>
        <w:rPr>
          <w:bCs/>
        </w:rPr>
        <w:t>Feature Zero ERC = No</w:t>
      </w:r>
    </w:p>
  </w:comment>
  <w:comment w:id="73" w:author="Cleo Diggins" w:date="2025-11-13T09:46:00Z" w:initials="CD">
    <w:p w14:paraId="6EE861CD" w14:textId="5F0DFE93" w:rsidR="00336C60" w:rsidRDefault="00336C60" w:rsidP="00336C60">
      <w:pPr>
        <w:pStyle w:val="CommentText"/>
        <w:jc w:val="left"/>
      </w:pPr>
      <w:r>
        <w:rPr>
          <w:rStyle w:val="CommentReference"/>
        </w:rPr>
        <w:annotationRef/>
      </w:r>
      <w:r>
        <w:t>Finova to add rule to show for all except Flexi</w:t>
      </w:r>
    </w:p>
  </w:comment>
  <w:comment w:id="74" w:author="Lucy Knowles" w:date="2026-02-24T18:08:00Z" w:initials="LK">
    <w:p w14:paraId="032B1132" w14:textId="77777777" w:rsidR="00471742" w:rsidRDefault="008A7F40" w:rsidP="00471742">
      <w:pPr>
        <w:pStyle w:val="CommentText"/>
        <w:jc w:val="left"/>
      </w:pPr>
      <w:r>
        <w:rPr>
          <w:rStyle w:val="CommentReference"/>
        </w:rPr>
        <w:annotationRef/>
      </w:r>
      <w:r w:rsidR="00471742">
        <w:rPr>
          <w:bCs/>
        </w:rPr>
        <w:t>Display Where:</w:t>
      </w:r>
      <w:r w:rsidR="00471742">
        <w:rPr>
          <w:bCs/>
        </w:rPr>
        <w:br/>
        <w:t>Feature Funder Code is NOT = RL</w:t>
      </w:r>
    </w:p>
  </w:comment>
  <w:comment w:id="75" w:author="Cleo Diggins" w:date="2025-11-13T09:47:00Z" w:initials="CD">
    <w:p w14:paraId="43618EEA" w14:textId="77777777" w:rsidR="00336C60" w:rsidRDefault="00336C60" w:rsidP="00336C60">
      <w:pPr>
        <w:pStyle w:val="CommentText"/>
        <w:jc w:val="left"/>
      </w:pPr>
      <w:r>
        <w:rPr>
          <w:rStyle w:val="CommentReference"/>
        </w:rPr>
        <w:annotationRef/>
      </w:r>
      <w:r>
        <w:t>Finova to add rule to show only for Flexi</w:t>
      </w:r>
    </w:p>
  </w:comment>
  <w:comment w:id="76" w:author="Lucy Knowles" w:date="2026-02-24T18:09:00Z" w:initials="LK">
    <w:p w14:paraId="51DCF46F" w14:textId="77777777" w:rsidR="00471742" w:rsidRDefault="00471742" w:rsidP="00471742">
      <w:pPr>
        <w:pStyle w:val="CommentText"/>
        <w:jc w:val="left"/>
      </w:pPr>
      <w:r>
        <w:rPr>
          <w:rStyle w:val="CommentReference"/>
        </w:rPr>
        <w:annotationRef/>
      </w:r>
      <w:r>
        <w:t>Display Where:</w:t>
      </w:r>
      <w:r>
        <w:br/>
        <w:t>Feature Funder Code = RL</w:t>
      </w:r>
    </w:p>
  </w:comment>
  <w:comment w:id="77" w:author="Cleo Diggins" w:date="2025-11-13T09:48:00Z" w:initials="CD">
    <w:p w14:paraId="45335979" w14:textId="77777777" w:rsidR="0011474A" w:rsidRDefault="0011474A" w:rsidP="0011474A">
      <w:pPr>
        <w:pStyle w:val="CommentText"/>
        <w:jc w:val="left"/>
      </w:pPr>
      <w:r>
        <w:rPr>
          <w:rStyle w:val="CommentReference"/>
        </w:rPr>
        <w:annotationRef/>
      </w:r>
      <w:r>
        <w:t>Finova to add rule to not show for Maxi Zero</w:t>
      </w:r>
    </w:p>
  </w:comment>
  <w:comment w:id="78" w:author="Lucy Knowles" w:date="2026-02-24T18:10:00Z" w:initials="LK">
    <w:p w14:paraId="4EFD1113" w14:textId="77777777" w:rsidR="004E5D2A" w:rsidRDefault="004E5D2A" w:rsidP="004E5D2A">
      <w:pPr>
        <w:pStyle w:val="CommentText"/>
        <w:jc w:val="left"/>
      </w:pPr>
      <w:r>
        <w:rPr>
          <w:rStyle w:val="CommentReference"/>
        </w:rPr>
        <w:annotationRef/>
      </w:r>
      <w:r>
        <w:t>Display Where:</w:t>
      </w:r>
      <w:r>
        <w:br/>
        <w:t>Feature Zero ERC = No</w:t>
      </w:r>
    </w:p>
  </w:comment>
  <w:comment w:id="79" w:author="Cleo Diggins" w:date="2025-11-13T09:49:00Z" w:initials="CD">
    <w:p w14:paraId="33C1207E" w14:textId="77777777" w:rsidR="0011474A" w:rsidRDefault="0011474A" w:rsidP="0011474A">
      <w:pPr>
        <w:pStyle w:val="CommentText"/>
        <w:jc w:val="left"/>
      </w:pPr>
      <w:r>
        <w:rPr>
          <w:rStyle w:val="CommentReference"/>
        </w:rPr>
        <w:annotationRef/>
      </w:r>
      <w:r>
        <w:t>Finova to add rule to not show for Maxi Zero</w:t>
      </w:r>
    </w:p>
  </w:comment>
  <w:comment w:id="80" w:author="Lucy Knowles" w:date="2026-02-24T18:10:00Z" w:initials="LK">
    <w:p w14:paraId="6DEE7AEB" w14:textId="77777777" w:rsidR="004E5D2A" w:rsidRDefault="004E5D2A" w:rsidP="004E5D2A">
      <w:pPr>
        <w:pStyle w:val="CommentText"/>
        <w:jc w:val="left"/>
      </w:pPr>
      <w:r>
        <w:rPr>
          <w:rStyle w:val="CommentReference"/>
        </w:rPr>
        <w:annotationRef/>
      </w:r>
      <w:r>
        <w:t>Display Where:</w:t>
      </w:r>
      <w:r>
        <w:br/>
        <w:t>Feature Zero ERC = No</w:t>
      </w:r>
    </w:p>
  </w:comment>
  <w:comment w:id="81" w:author="Lucy Knowles" w:date="2026-03-11T12:58:00Z" w:initials="LK">
    <w:p w14:paraId="75FCFDE4" w14:textId="77777777" w:rsidR="00963059" w:rsidRDefault="00963059" w:rsidP="00963059">
      <w:pPr>
        <w:pStyle w:val="CommentText"/>
        <w:jc w:val="left"/>
      </w:pPr>
      <w:r>
        <w:rPr>
          <w:rStyle w:val="CommentReference"/>
        </w:rPr>
        <w:annotationRef/>
      </w:r>
      <w:r>
        <w:t>Discuss - would this just show £0.00</w:t>
      </w:r>
    </w:p>
  </w:comment>
  <w:comment w:id="82" w:author="Lucy Knowles" w:date="2026-03-11T14:32:00Z" w:initials="LK">
    <w:p w14:paraId="2866E08B" w14:textId="77777777" w:rsidR="001A761B" w:rsidRDefault="001A761B" w:rsidP="001A761B">
      <w:pPr>
        <w:pStyle w:val="CommentText"/>
        <w:jc w:val="left"/>
      </w:pPr>
      <w:r>
        <w:rPr>
          <w:rStyle w:val="CommentReference"/>
        </w:rPr>
        <w:annotationRef/>
      </w:r>
      <w:r>
        <w:t>Yes agreed will show £0.00 where Maxi Zero product</w:t>
      </w:r>
    </w:p>
  </w:comment>
  <w:comment w:id="71" w:author="Cleo Diggins [2]" w:date="2019-05-07T09:50:00Z" w:initials="CD">
    <w:p w14:paraId="384EE548" w14:textId="5C50CF44" w:rsidR="005B13CF" w:rsidRDefault="005B13CF" w:rsidP="00A844EC">
      <w:pPr>
        <w:pStyle w:val="CommentText"/>
      </w:pPr>
      <w:r>
        <w:rPr>
          <w:rStyle w:val="CommentReference"/>
        </w:rPr>
        <w:annotationRef/>
      </w:r>
      <w:r w:rsidRPr="005162C8">
        <w:rPr>
          <w:highlight w:val="yellow"/>
        </w:rPr>
        <w:t>RULE – only show if cash facility</w:t>
      </w:r>
    </w:p>
  </w:comment>
  <w:comment w:id="72" w:author="Lucy Knowles" w:date="2025-10-24T12:15:00Z" w:initials="LK">
    <w:p w14:paraId="1972A731" w14:textId="77777777" w:rsidR="00442398" w:rsidRDefault="00442398" w:rsidP="00442398">
      <w:pPr>
        <w:pStyle w:val="CommentText"/>
        <w:jc w:val="left"/>
      </w:pPr>
      <w:r>
        <w:rPr>
          <w:rStyle w:val="CommentReference"/>
        </w:rPr>
        <w:annotationRef/>
      </w:r>
      <w:r>
        <w:t>Display Where</w:t>
      </w:r>
    </w:p>
    <w:p w14:paraId="64DBF136" w14:textId="77777777" w:rsidR="00442398" w:rsidRDefault="00442398" w:rsidP="00442398">
      <w:pPr>
        <w:pStyle w:val="CommentText"/>
        <w:jc w:val="left"/>
      </w:pPr>
      <w:r>
        <w:t>Cash facility &gt;0</w:t>
      </w:r>
    </w:p>
  </w:comment>
  <w:comment w:id="83" w:author="Cleo Diggins" w:date="2025-11-13T09:50:00Z" w:initials="CD">
    <w:p w14:paraId="0E74C66B" w14:textId="77777777" w:rsidR="0011474A" w:rsidRDefault="0011474A" w:rsidP="0011474A">
      <w:pPr>
        <w:pStyle w:val="CommentText"/>
        <w:jc w:val="left"/>
      </w:pPr>
      <w:r>
        <w:rPr>
          <w:rStyle w:val="CommentReference"/>
        </w:rPr>
        <w:annotationRef/>
      </w:r>
      <w:r>
        <w:t>Finova to add rule to not show for Maxi Zero</w:t>
      </w:r>
    </w:p>
  </w:comment>
  <w:comment w:id="84" w:author="Lucy Knowles" w:date="2026-02-24T18:10:00Z" w:initials="LK">
    <w:p w14:paraId="4BFE0FEA" w14:textId="77777777" w:rsidR="00A8071B" w:rsidRDefault="00A8071B" w:rsidP="00A8071B">
      <w:pPr>
        <w:pStyle w:val="CommentText"/>
        <w:jc w:val="left"/>
      </w:pPr>
      <w:r>
        <w:rPr>
          <w:rStyle w:val="CommentReference"/>
        </w:rPr>
        <w:annotationRef/>
      </w:r>
      <w:r>
        <w:t>Display Where:</w:t>
      </w:r>
      <w:r>
        <w:br/>
        <w:t>Feature Zero ERC = No</w:t>
      </w:r>
    </w:p>
  </w:comment>
  <w:comment w:id="85" w:author="Cleo Diggins" w:date="2025-11-03T11:40:00Z" w:initials="CD">
    <w:p w14:paraId="15F84DFA" w14:textId="259ED69F" w:rsidR="00A361BB" w:rsidRDefault="00A361BB" w:rsidP="00A361BB">
      <w:pPr>
        <w:pStyle w:val="CommentText"/>
        <w:jc w:val="left"/>
      </w:pPr>
      <w:r>
        <w:rPr>
          <w:rStyle w:val="CommentReference"/>
        </w:rPr>
        <w:annotationRef/>
      </w:r>
      <w:r>
        <w:t xml:space="preserve">Finova to add rule to only show for Zero ERC </w:t>
      </w:r>
    </w:p>
  </w:comment>
  <w:comment w:id="86" w:author="Lucy Knowles" w:date="2026-02-24T18:10:00Z" w:initials="LK">
    <w:p w14:paraId="488C73F4" w14:textId="77777777" w:rsidR="00A8071B" w:rsidRDefault="00A8071B" w:rsidP="00A8071B">
      <w:pPr>
        <w:pStyle w:val="CommentText"/>
        <w:jc w:val="left"/>
      </w:pPr>
      <w:r>
        <w:rPr>
          <w:rStyle w:val="CommentReference"/>
        </w:rPr>
        <w:annotationRef/>
      </w:r>
      <w:r>
        <w:t>Display Where:</w:t>
      </w:r>
      <w:r>
        <w:br/>
        <w:t>Feature Zero ERC = Yes</w:t>
      </w:r>
    </w:p>
  </w:comment>
  <w:comment w:id="87" w:author="Jac Jones-ARC" w:date="2018-12-07T13:40:00Z" w:initials="JJ">
    <w:p w14:paraId="4DC84618" w14:textId="55247B80" w:rsidR="005B13CF" w:rsidRDefault="005B13CF">
      <w:pPr>
        <w:pStyle w:val="CommentText"/>
      </w:pPr>
      <w:r>
        <w:rPr>
          <w:rStyle w:val="CommentReference"/>
        </w:rPr>
        <w:annotationRef/>
      </w:r>
      <w:r w:rsidRPr="00D26D2E">
        <w:rPr>
          <w:highlight w:val="yellow"/>
        </w:rPr>
        <w:t>RULE – only show if there is a cash facility</w:t>
      </w:r>
    </w:p>
  </w:comment>
  <w:comment w:id="88" w:author="Lucy Knowles" w:date="2025-10-24T12:20:00Z" w:initials="LK">
    <w:p w14:paraId="0916F58C" w14:textId="77777777" w:rsidR="00801755" w:rsidRDefault="00801755" w:rsidP="00801755">
      <w:pPr>
        <w:pStyle w:val="CommentText"/>
        <w:jc w:val="left"/>
      </w:pPr>
      <w:r>
        <w:rPr>
          <w:rStyle w:val="CommentReference"/>
        </w:rPr>
        <w:annotationRef/>
      </w:r>
      <w:r>
        <w:t>Display Where</w:t>
      </w:r>
    </w:p>
    <w:p w14:paraId="5DB6DE70" w14:textId="77777777" w:rsidR="00801755" w:rsidRDefault="00801755" w:rsidP="00801755">
      <w:pPr>
        <w:pStyle w:val="CommentText"/>
        <w:jc w:val="left"/>
      </w:pPr>
      <w:r>
        <w:t>Cash facility &gt;0</w:t>
      </w:r>
    </w:p>
  </w:comment>
  <w:comment w:id="89" w:author="Cleo Diggins" w:date="2025-10-30T10:50:00Z" w:initials="CD">
    <w:p w14:paraId="30F7B99E" w14:textId="77777777" w:rsidR="00023C43" w:rsidRDefault="00023C43" w:rsidP="00023C43">
      <w:pPr>
        <w:pStyle w:val="CommentText"/>
        <w:jc w:val="left"/>
      </w:pPr>
      <w:r>
        <w:rPr>
          <w:rStyle w:val="CommentReference"/>
        </w:rPr>
        <w:annotationRef/>
      </w:r>
      <w:r>
        <w:t>Finova to add rule to display where Just &amp; medically enhanced</w:t>
      </w:r>
    </w:p>
  </w:comment>
  <w:comment w:id="90" w:author="Lucy Knowles" w:date="2026-02-24T18:11:00Z" w:initials="LK">
    <w:p w14:paraId="55FFB2CE" w14:textId="77777777" w:rsidR="00A8071B" w:rsidRDefault="00A8071B" w:rsidP="00A8071B">
      <w:pPr>
        <w:pStyle w:val="CommentText"/>
        <w:jc w:val="left"/>
      </w:pPr>
      <w:r>
        <w:rPr>
          <w:rStyle w:val="CommentReference"/>
        </w:rPr>
        <w:annotationRef/>
      </w:r>
      <w:r>
        <w:t>Display Where:</w:t>
      </w:r>
      <w:r>
        <w:br/>
        <w:t>Feature Medically Enhanced = Yes</w:t>
      </w:r>
    </w:p>
  </w:comment>
  <w:comment w:id="94" w:author="Jac Jones-ARC" w:date="2018-12-11T10:13:00Z" w:initials="JJ">
    <w:p w14:paraId="03FF8CF4" w14:textId="14E58000" w:rsidR="005B13CF" w:rsidRDefault="005B13CF">
      <w:pPr>
        <w:pStyle w:val="CommentText"/>
      </w:pPr>
      <w:r>
        <w:rPr>
          <w:rStyle w:val="CommentReference"/>
        </w:rPr>
        <w:annotationRef/>
      </w:r>
      <w:r>
        <w:rPr>
          <w:highlight w:val="yellow"/>
        </w:rPr>
        <w:t>RULE</w:t>
      </w:r>
      <w:r w:rsidRPr="00B5606A">
        <w:rPr>
          <w:highlight w:val="yellow"/>
        </w:rPr>
        <w:t xml:space="preserve"> – only display if there is a cash facility</w:t>
      </w:r>
    </w:p>
  </w:comment>
  <w:comment w:id="95" w:author="Lucy Knowles" w:date="2025-10-24T12:22:00Z" w:initials="LK">
    <w:p w14:paraId="598D2186" w14:textId="77777777" w:rsidR="007F485A" w:rsidRDefault="007F485A" w:rsidP="007F485A">
      <w:pPr>
        <w:pStyle w:val="CommentText"/>
        <w:jc w:val="left"/>
      </w:pPr>
      <w:r>
        <w:rPr>
          <w:rStyle w:val="CommentReference"/>
        </w:rPr>
        <w:annotationRef/>
      </w:r>
      <w:r>
        <w:t>Display Where</w:t>
      </w:r>
    </w:p>
    <w:p w14:paraId="693E1B5D" w14:textId="77777777" w:rsidR="007F485A" w:rsidRDefault="007F485A" w:rsidP="007F485A">
      <w:pPr>
        <w:pStyle w:val="CommentText"/>
        <w:jc w:val="left"/>
      </w:pPr>
      <w:r>
        <w:t>Cash facility &gt;0</w:t>
      </w:r>
    </w:p>
  </w:comment>
  <w:comment w:id="93" w:author="Lucy Knowles" w:date="2025-10-23T13:59:00Z" w:initials="LK">
    <w:p w14:paraId="64D65FC9" w14:textId="77777777" w:rsidR="00B05C1B" w:rsidRDefault="004E0D87" w:rsidP="00B05C1B">
      <w:pPr>
        <w:pStyle w:val="CommentText"/>
        <w:jc w:val="left"/>
      </w:pPr>
      <w:r>
        <w:rPr>
          <w:rStyle w:val="CommentReference"/>
        </w:rPr>
        <w:annotationRef/>
      </w:r>
      <w:r w:rsidR="00B05C1B">
        <w:rPr>
          <w:bCs/>
        </w:rPr>
        <w:t>Display Where</w:t>
      </w:r>
    </w:p>
    <w:p w14:paraId="24FE4BC4" w14:textId="77777777" w:rsidR="00B05C1B" w:rsidRDefault="00B05C1B" w:rsidP="00B05C1B">
      <w:pPr>
        <w:pStyle w:val="CommentText"/>
        <w:jc w:val="left"/>
      </w:pPr>
      <w:r>
        <w:rPr>
          <w:bCs/>
        </w:rPr>
        <w:t>Feature Funder Code NOT = RL</w:t>
      </w:r>
    </w:p>
  </w:comment>
  <w:comment w:id="96" w:author="Lucy Knowles" w:date="2025-10-23T14:00:00Z" w:initials="LK">
    <w:p w14:paraId="6FBCAF12" w14:textId="77777777" w:rsidR="00261929" w:rsidRDefault="00261929" w:rsidP="00261929">
      <w:pPr>
        <w:pStyle w:val="CommentText"/>
        <w:jc w:val="left"/>
      </w:pPr>
      <w:r>
        <w:rPr>
          <w:rStyle w:val="CommentReference"/>
        </w:rPr>
        <w:annotationRef/>
      </w:r>
      <w:r>
        <w:t>Show for funder code RL</w:t>
      </w:r>
    </w:p>
  </w:comment>
  <w:comment w:id="97" w:author="Lucy Knowles" w:date="2026-02-24T18:11:00Z" w:initials="LK">
    <w:p w14:paraId="4768D52C" w14:textId="77777777" w:rsidR="00A8071B" w:rsidRDefault="00A8071B" w:rsidP="00A8071B">
      <w:pPr>
        <w:pStyle w:val="CommentText"/>
        <w:jc w:val="left"/>
      </w:pPr>
      <w:r>
        <w:rPr>
          <w:rStyle w:val="CommentReference"/>
        </w:rPr>
        <w:annotationRef/>
      </w:r>
      <w:r>
        <w:t>Display Where:</w:t>
      </w:r>
      <w:r>
        <w:br/>
        <w:t>Feature Funder Code = RL</w:t>
      </w:r>
    </w:p>
  </w:comment>
  <w:comment w:id="98" w:author="Cleo Diggins" w:date="2025-10-13T15:58:00Z" w:initials="CD">
    <w:p w14:paraId="618AF2AB" w14:textId="2FD6DA14" w:rsidR="00937837" w:rsidRDefault="00937837" w:rsidP="00937837">
      <w:pPr>
        <w:pStyle w:val="CommentText"/>
        <w:jc w:val="left"/>
      </w:pPr>
      <w:r>
        <w:rPr>
          <w:rStyle w:val="CommentReference"/>
        </w:rPr>
        <w:annotationRef/>
      </w:r>
      <w:r>
        <w:t>DISPLAY FOR FLEXI/TAILORED</w:t>
      </w:r>
    </w:p>
  </w:comment>
  <w:comment w:id="99" w:author="Lucy Knowles" w:date="2025-10-23T09:43:00Z" w:initials="LK">
    <w:p w14:paraId="47155AA1" w14:textId="77777777" w:rsidR="00E92C4D" w:rsidRDefault="00E92C4D" w:rsidP="00E92C4D">
      <w:pPr>
        <w:pStyle w:val="CommentText"/>
        <w:jc w:val="left"/>
      </w:pPr>
      <w:r>
        <w:rPr>
          <w:rStyle w:val="CommentReference"/>
        </w:rPr>
        <w:annotationRef/>
      </w:r>
      <w:r>
        <w:t>Is this £50 static?</w:t>
      </w:r>
    </w:p>
  </w:comment>
  <w:comment w:id="100" w:author="Lucy Knowles" w:date="2025-10-23T14:03:00Z" w:initials="LK">
    <w:p w14:paraId="6DD655E8" w14:textId="77777777" w:rsidR="009B54B4" w:rsidRDefault="004E2D4C" w:rsidP="009B54B4">
      <w:pPr>
        <w:pStyle w:val="CommentText"/>
        <w:jc w:val="left"/>
      </w:pPr>
      <w:r>
        <w:rPr>
          <w:rStyle w:val="CommentReference"/>
        </w:rPr>
        <w:annotationRef/>
      </w:r>
      <w:r w:rsidR="009B54B4">
        <w:rPr>
          <w:bCs/>
        </w:rPr>
        <w:t>Display where:</w:t>
      </w:r>
      <w:r w:rsidR="009B54B4">
        <w:rPr>
          <w:bCs/>
        </w:rPr>
        <w:br/>
        <w:t>Feature funder code = RL OR Just</w:t>
      </w:r>
    </w:p>
  </w:comment>
  <w:comment w:id="92" w:author="Lucy Knowles" w:date="2025-10-23T13:56:00Z" w:initials="LK">
    <w:p w14:paraId="0AC6A395" w14:textId="77777777" w:rsidR="00801755" w:rsidRDefault="003B1997" w:rsidP="00801755">
      <w:pPr>
        <w:pStyle w:val="CommentText"/>
        <w:jc w:val="left"/>
      </w:pPr>
      <w:r>
        <w:rPr>
          <w:rStyle w:val="CommentReference"/>
        </w:rPr>
        <w:annotationRef/>
      </w:r>
      <w:r w:rsidR="00801755">
        <w:rPr>
          <w:bCs/>
        </w:rPr>
        <w:t>Display Where</w:t>
      </w:r>
    </w:p>
    <w:p w14:paraId="658EAE87" w14:textId="77777777" w:rsidR="00801755" w:rsidRDefault="00801755" w:rsidP="00801755">
      <w:pPr>
        <w:pStyle w:val="CommentText"/>
        <w:jc w:val="left"/>
      </w:pPr>
      <w:r>
        <w:rPr>
          <w:bCs/>
        </w:rPr>
        <w:t>Feature Zero ERC = No</w:t>
      </w:r>
    </w:p>
  </w:comment>
  <w:comment w:id="101" w:author="Cleo Diggins" w:date="2025-10-13T15:54:00Z" w:initials="CD">
    <w:p w14:paraId="11D84122" w14:textId="63DB4A7A" w:rsidR="007D7A29" w:rsidRDefault="007D7A29" w:rsidP="007D7A29">
      <w:pPr>
        <w:pStyle w:val="CommentText"/>
        <w:jc w:val="left"/>
      </w:pPr>
      <w:r>
        <w:rPr>
          <w:rStyle w:val="CommentReference"/>
        </w:rPr>
        <w:annotationRef/>
      </w:r>
      <w:r>
        <w:t>DISPLAY FOR ZERO</w:t>
      </w:r>
    </w:p>
  </w:comment>
  <w:comment w:id="102" w:author="Lucy Knowles" w:date="2025-10-23T09:46:00Z" w:initials="LK">
    <w:p w14:paraId="0EEA486C" w14:textId="77777777" w:rsidR="00E33BB3" w:rsidRDefault="00E33BB3" w:rsidP="00E33BB3">
      <w:pPr>
        <w:pStyle w:val="CommentText"/>
        <w:jc w:val="left"/>
      </w:pPr>
      <w:r>
        <w:rPr>
          <w:rStyle w:val="CommentReference"/>
        </w:rPr>
        <w:annotationRef/>
      </w:r>
      <w:r>
        <w:t>Or can we use where ‘ERC Free - Percentage’ = 100?</w:t>
      </w:r>
    </w:p>
  </w:comment>
  <w:comment w:id="103" w:author="Lucy Knowles" w:date="2025-10-23T14:06:00Z" w:initials="LK">
    <w:p w14:paraId="03B35E58" w14:textId="77777777" w:rsidR="0017752B" w:rsidRDefault="008C58F9" w:rsidP="0017752B">
      <w:pPr>
        <w:pStyle w:val="CommentText"/>
        <w:jc w:val="left"/>
      </w:pPr>
      <w:r>
        <w:rPr>
          <w:rStyle w:val="CommentReference"/>
        </w:rPr>
        <w:annotationRef/>
      </w:r>
      <w:r w:rsidR="0017752B">
        <w:rPr>
          <w:bCs/>
        </w:rPr>
        <w:t>Display Where</w:t>
      </w:r>
    </w:p>
    <w:p w14:paraId="10DAF77C" w14:textId="77777777" w:rsidR="0017752B" w:rsidRDefault="0017752B" w:rsidP="0017752B">
      <w:pPr>
        <w:pStyle w:val="CommentText"/>
        <w:jc w:val="left"/>
      </w:pPr>
      <w:r>
        <w:rPr>
          <w:bCs/>
        </w:rPr>
        <w:t>Feature Zero ERC = Yes</w:t>
      </w:r>
    </w:p>
  </w:comment>
  <w:comment w:id="104" w:author="Cleo Diggins" w:date="2025-11-13T09:54:00Z" w:initials="CD">
    <w:p w14:paraId="1EBB228D" w14:textId="77777777" w:rsidR="0011474A" w:rsidRDefault="0011474A" w:rsidP="0011474A">
      <w:pPr>
        <w:pStyle w:val="CommentText"/>
        <w:jc w:val="left"/>
      </w:pPr>
      <w:r>
        <w:rPr>
          <w:rStyle w:val="CommentReference"/>
        </w:rPr>
        <w:annotationRef/>
      </w:r>
      <w:r>
        <w:t>Finova to add rule to not show for Maxi Zero</w:t>
      </w:r>
    </w:p>
  </w:comment>
  <w:comment w:id="105" w:author="Lucy Knowles" w:date="2026-02-24T18:13:00Z" w:initials="LK">
    <w:p w14:paraId="1327363D" w14:textId="77777777" w:rsidR="00C06E27" w:rsidRDefault="00C06E27" w:rsidP="00C06E27">
      <w:pPr>
        <w:pStyle w:val="CommentText"/>
        <w:jc w:val="left"/>
      </w:pPr>
      <w:r>
        <w:rPr>
          <w:rStyle w:val="CommentReference"/>
        </w:rPr>
        <w:annotationRef/>
      </w:r>
      <w:r>
        <w:rPr>
          <w:bCs/>
        </w:rPr>
        <w:t>Display Where</w:t>
      </w:r>
    </w:p>
    <w:p w14:paraId="1162E4E8" w14:textId="77777777" w:rsidR="00C06E27" w:rsidRDefault="00C06E27" w:rsidP="00C06E27">
      <w:pPr>
        <w:pStyle w:val="CommentText"/>
        <w:jc w:val="left"/>
      </w:pPr>
      <w:r>
        <w:rPr>
          <w:bCs/>
        </w:rPr>
        <w:t>Feature Zero ERC = No</w:t>
      </w:r>
    </w:p>
  </w:comment>
  <w:comment w:id="106" w:author="Cleo Diggins" w:date="2025-11-13T09:54:00Z" w:initials="CD">
    <w:p w14:paraId="3123D29F" w14:textId="77777777" w:rsidR="0011474A" w:rsidRDefault="0011474A" w:rsidP="0011474A">
      <w:pPr>
        <w:pStyle w:val="CommentText"/>
        <w:jc w:val="left"/>
      </w:pPr>
      <w:r>
        <w:rPr>
          <w:rStyle w:val="CommentReference"/>
        </w:rPr>
        <w:annotationRef/>
      </w:r>
      <w:r>
        <w:t>Finova to add rule to not show for Maxi Zero</w:t>
      </w:r>
    </w:p>
  </w:comment>
  <w:comment w:id="107" w:author="Lucy Knowles" w:date="2026-02-24T18:13:00Z" w:initials="LK">
    <w:p w14:paraId="5C723B19" w14:textId="77777777" w:rsidR="00C06E27" w:rsidRDefault="00C06E27" w:rsidP="00C06E27">
      <w:pPr>
        <w:pStyle w:val="CommentText"/>
        <w:jc w:val="left"/>
      </w:pPr>
      <w:r>
        <w:rPr>
          <w:rStyle w:val="CommentReference"/>
        </w:rPr>
        <w:annotationRef/>
      </w:r>
      <w:r>
        <w:rPr>
          <w:bCs/>
        </w:rPr>
        <w:t>Display Where</w:t>
      </w:r>
    </w:p>
    <w:p w14:paraId="4C4D9931" w14:textId="77777777" w:rsidR="00C06E27" w:rsidRDefault="00C06E27" w:rsidP="00C06E27">
      <w:pPr>
        <w:pStyle w:val="CommentText"/>
        <w:jc w:val="left"/>
      </w:pPr>
      <w:r>
        <w:rPr>
          <w:bCs/>
        </w:rPr>
        <w:t>Feature Zero ERC = No</w:t>
      </w:r>
    </w:p>
  </w:comment>
  <w:comment w:id="108" w:author="Cleo Diggins" w:date="2025-10-13T15:58:00Z" w:initials="CD">
    <w:p w14:paraId="6E133C76" w14:textId="74EDCA83" w:rsidR="00937837" w:rsidRDefault="00937837" w:rsidP="00937837">
      <w:pPr>
        <w:pStyle w:val="CommentText"/>
        <w:jc w:val="left"/>
      </w:pPr>
      <w:r>
        <w:rPr>
          <w:rStyle w:val="CommentReference"/>
        </w:rPr>
        <w:annotationRef/>
      </w:r>
      <w:r>
        <w:t>DISPLAY FOR TAILORED</w:t>
      </w:r>
    </w:p>
  </w:comment>
  <w:comment w:id="109" w:author="Lucy Knowles" w:date="2025-10-23T09:47:00Z" w:initials="LK">
    <w:p w14:paraId="4BDEB80D" w14:textId="77777777" w:rsidR="00E53793" w:rsidRDefault="00E53793" w:rsidP="00E53793">
      <w:pPr>
        <w:pStyle w:val="CommentText"/>
        <w:jc w:val="left"/>
      </w:pPr>
      <w:r>
        <w:rPr>
          <w:rStyle w:val="CommentReference"/>
        </w:rPr>
        <w:annotationRef/>
      </w:r>
      <w:r>
        <w:t>Whats the driver here? Where does the £10,000 get calculated or is this a static value?</w:t>
      </w:r>
    </w:p>
  </w:comment>
  <w:comment w:id="110" w:author="Lucy Knowles" w:date="2025-10-23T14:09:00Z" w:initials="LK">
    <w:p w14:paraId="37E39B04" w14:textId="77777777" w:rsidR="00047C51" w:rsidRDefault="00745525" w:rsidP="00047C51">
      <w:pPr>
        <w:pStyle w:val="CommentText"/>
        <w:jc w:val="left"/>
      </w:pPr>
      <w:r>
        <w:rPr>
          <w:rStyle w:val="CommentReference"/>
        </w:rPr>
        <w:annotationRef/>
      </w:r>
      <w:r w:rsidR="00047C51">
        <w:rPr>
          <w:bCs/>
        </w:rPr>
        <w:t>Display Where</w:t>
      </w:r>
    </w:p>
    <w:p w14:paraId="31BEBBB3" w14:textId="77777777" w:rsidR="00047C51" w:rsidRDefault="00047C51" w:rsidP="00047C51">
      <w:pPr>
        <w:pStyle w:val="CommentText"/>
        <w:jc w:val="left"/>
      </w:pPr>
      <w:r>
        <w:rPr>
          <w:bCs/>
        </w:rPr>
        <w:t>Feature Funder Code = Just</w:t>
      </w:r>
    </w:p>
    <w:p w14:paraId="2B625613" w14:textId="77777777" w:rsidR="00047C51" w:rsidRDefault="00047C51" w:rsidP="00047C51">
      <w:pPr>
        <w:pStyle w:val="CommentText"/>
        <w:jc w:val="left"/>
      </w:pPr>
      <w:r>
        <w:rPr>
          <w:bCs/>
        </w:rPr>
        <w:t>Action: Finova to check if min loan is saved as a calc output</w:t>
      </w:r>
    </w:p>
  </w:comment>
  <w:comment w:id="111" w:author="Lucy Knowles" w:date="2026-03-11T14:34:00Z" w:initials="LK">
    <w:p w14:paraId="47BFED9A" w14:textId="77777777" w:rsidR="004F7AFB" w:rsidRDefault="004F7AFB" w:rsidP="004F7AFB">
      <w:pPr>
        <w:pStyle w:val="CommentText"/>
        <w:jc w:val="left"/>
      </w:pPr>
      <w:r>
        <w:rPr>
          <w:rStyle w:val="CommentReference"/>
        </w:rPr>
        <w:annotationRef/>
      </w:r>
      <w:r>
        <w:t xml:space="preserve"> This is the min loan output for the product so can be derived from the catalogue</w:t>
      </w:r>
    </w:p>
  </w:comment>
  <w:comment w:id="112" w:author="Cleo Diggins" w:date="2025-11-03T11:44:00Z" w:initials="CD">
    <w:p w14:paraId="3968CCDF" w14:textId="77777777" w:rsidR="000D40BC" w:rsidRDefault="000D40BC" w:rsidP="000D40BC">
      <w:pPr>
        <w:pStyle w:val="CommentText"/>
        <w:jc w:val="left"/>
      </w:pPr>
      <w:r>
        <w:rPr>
          <w:rStyle w:val="CommentReference"/>
        </w:rPr>
        <w:annotationRef/>
      </w:r>
      <w:r>
        <w:t>Finova to add rule to not display for Zero ERC</w:t>
      </w:r>
    </w:p>
  </w:comment>
  <w:comment w:id="113" w:author="Lucy Knowles" w:date="2026-02-24T18:13:00Z" w:initials="LK">
    <w:p w14:paraId="5998BFB5" w14:textId="77777777" w:rsidR="00C06E27" w:rsidRDefault="00C06E27" w:rsidP="00C06E27">
      <w:pPr>
        <w:pStyle w:val="CommentText"/>
        <w:jc w:val="left"/>
      </w:pPr>
      <w:r>
        <w:rPr>
          <w:rStyle w:val="CommentReference"/>
        </w:rPr>
        <w:annotationRef/>
      </w:r>
      <w:r>
        <w:rPr>
          <w:bCs/>
        </w:rPr>
        <w:t>Display Where</w:t>
      </w:r>
    </w:p>
    <w:p w14:paraId="53493CA3" w14:textId="77777777" w:rsidR="00C06E27" w:rsidRDefault="00C06E27" w:rsidP="00C06E27">
      <w:pPr>
        <w:pStyle w:val="CommentText"/>
        <w:jc w:val="left"/>
      </w:pPr>
      <w:r>
        <w:rPr>
          <w:bCs/>
        </w:rPr>
        <w:t>Feature Zero ERC = Yes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5CD069" w15:done="0"/>
  <w15:commentEx w15:paraId="10410CF3" w15:paraIdParent="605CD069" w15:done="0"/>
  <w15:commentEx w15:paraId="23CE4BBA" w15:paraIdParent="605CD069" w15:done="0"/>
  <w15:commentEx w15:paraId="3B9BD835" w15:done="0"/>
  <w15:commentEx w15:paraId="19046EDC" w15:paraIdParent="3B9BD835" w15:done="0"/>
  <w15:commentEx w15:paraId="56A93F1A" w15:paraIdParent="3B9BD835" w15:done="0"/>
  <w15:commentEx w15:paraId="1B4B60F1" w15:done="0"/>
  <w15:commentEx w15:paraId="7DDA62C2" w15:paraIdParent="1B4B60F1" w15:done="0"/>
  <w15:commentEx w15:paraId="5A543AD6" w15:done="0"/>
  <w15:commentEx w15:paraId="668FA985" w15:paraIdParent="5A543AD6" w15:done="0"/>
  <w15:commentEx w15:paraId="01163C4B" w15:paraIdParent="5A543AD6" w15:done="0"/>
  <w15:commentEx w15:paraId="06429BA3" w15:done="0"/>
  <w15:commentEx w15:paraId="10CE6A48" w15:paraIdParent="06429BA3" w15:done="0"/>
  <w15:commentEx w15:paraId="4CD49734" w15:done="0"/>
  <w15:commentEx w15:paraId="67E18895" w15:paraIdParent="4CD49734" w15:done="0"/>
  <w15:commentEx w15:paraId="12B97F82" w15:done="0"/>
  <w15:commentEx w15:paraId="782B78B9" w15:paraIdParent="12B97F82" w15:done="0"/>
  <w15:commentEx w15:paraId="0731D385" w15:paraIdParent="12B97F82" w15:done="0"/>
  <w15:commentEx w15:paraId="1B052073" w15:done="0"/>
  <w15:commentEx w15:paraId="6A6107C1" w15:paraIdParent="1B052073" w15:done="0"/>
  <w15:commentEx w15:paraId="001DA2B5" w15:done="0"/>
  <w15:commentEx w15:paraId="2119BFA4" w15:paraIdParent="001DA2B5" w15:done="0"/>
  <w15:commentEx w15:paraId="225993E4" w15:done="0"/>
  <w15:commentEx w15:paraId="600F7848" w15:paraIdParent="225993E4" w15:done="0"/>
  <w15:commentEx w15:paraId="618B6539" w15:done="0"/>
  <w15:commentEx w15:paraId="074984E8" w15:paraIdParent="618B6539" w15:done="0"/>
  <w15:commentEx w15:paraId="5E3361E2" w15:done="0"/>
  <w15:commentEx w15:paraId="42D1780B" w15:paraIdParent="5E3361E2" w15:done="0"/>
  <w15:commentEx w15:paraId="78BD401A" w15:done="0"/>
  <w15:commentEx w15:paraId="14AE9F47" w15:done="0"/>
  <w15:commentEx w15:paraId="5BA977D8" w15:paraIdParent="14AE9F47" w15:done="0"/>
  <w15:commentEx w15:paraId="3393B904" w15:done="0"/>
  <w15:commentEx w15:paraId="5FB8DCFA" w15:paraIdParent="3393B904" w15:done="0"/>
  <w15:commentEx w15:paraId="63268441" w15:done="0"/>
  <w15:commentEx w15:paraId="7FA82823" w15:paraIdParent="63268441" w15:done="0"/>
  <w15:commentEx w15:paraId="44A9A385" w15:done="0"/>
  <w15:commentEx w15:paraId="3A3290BB" w15:paraIdParent="44A9A385" w15:done="0"/>
  <w15:commentEx w15:paraId="5322F25F" w15:done="0"/>
  <w15:commentEx w15:paraId="2EB9FDD1" w15:paraIdParent="5322F25F" w15:done="0"/>
  <w15:commentEx w15:paraId="1566155A" w15:done="0"/>
  <w15:commentEx w15:paraId="175B1060" w15:paraIdParent="1566155A" w15:done="0"/>
  <w15:commentEx w15:paraId="068768BF" w15:done="0"/>
  <w15:commentEx w15:paraId="63041D2F" w15:paraIdParent="068768BF" w15:done="0"/>
  <w15:commentEx w15:paraId="6E3846DD" w15:done="0"/>
  <w15:commentEx w15:paraId="2E21D906" w15:paraIdParent="6E3846DD" w15:done="0"/>
  <w15:commentEx w15:paraId="4E01BD37" w15:done="0"/>
  <w15:commentEx w15:paraId="4822F5B8" w15:paraIdParent="4E01BD37" w15:done="0"/>
  <w15:commentEx w15:paraId="2288CB11" w15:paraIdParent="4E01BD37" w15:done="0"/>
  <w15:commentEx w15:paraId="06CD534D" w15:paraIdParent="4E01BD37" w15:done="0"/>
  <w15:commentEx w15:paraId="1BC49AF7" w15:done="0"/>
  <w15:commentEx w15:paraId="214249A4" w15:paraIdParent="1BC49AF7" w15:done="0"/>
  <w15:commentEx w15:paraId="65DE0CF2" w15:done="0"/>
  <w15:commentEx w15:paraId="6EE861CD" w15:done="0"/>
  <w15:commentEx w15:paraId="032B1132" w15:paraIdParent="6EE861CD" w15:done="0"/>
  <w15:commentEx w15:paraId="43618EEA" w15:done="0"/>
  <w15:commentEx w15:paraId="51DCF46F" w15:paraIdParent="43618EEA" w15:done="0"/>
  <w15:commentEx w15:paraId="45335979" w15:done="0"/>
  <w15:commentEx w15:paraId="4EFD1113" w15:paraIdParent="45335979" w15:done="0"/>
  <w15:commentEx w15:paraId="33C1207E" w15:done="0"/>
  <w15:commentEx w15:paraId="6DEE7AEB" w15:paraIdParent="33C1207E" w15:done="0"/>
  <w15:commentEx w15:paraId="75FCFDE4" w15:paraIdParent="33C1207E" w15:done="0"/>
  <w15:commentEx w15:paraId="2866E08B" w15:paraIdParent="33C1207E" w15:done="0"/>
  <w15:commentEx w15:paraId="384EE548" w15:done="0"/>
  <w15:commentEx w15:paraId="64DBF136" w15:paraIdParent="384EE548" w15:done="0"/>
  <w15:commentEx w15:paraId="0E74C66B" w15:done="0"/>
  <w15:commentEx w15:paraId="4BFE0FEA" w15:paraIdParent="0E74C66B" w15:done="0"/>
  <w15:commentEx w15:paraId="15F84DFA" w15:done="0"/>
  <w15:commentEx w15:paraId="488C73F4" w15:paraIdParent="15F84DFA" w15:done="0"/>
  <w15:commentEx w15:paraId="4DC84618" w15:done="0"/>
  <w15:commentEx w15:paraId="5DB6DE70" w15:paraIdParent="4DC84618" w15:done="0"/>
  <w15:commentEx w15:paraId="30F7B99E" w15:done="0"/>
  <w15:commentEx w15:paraId="55FFB2CE" w15:paraIdParent="30F7B99E" w15:done="0"/>
  <w15:commentEx w15:paraId="03FF8CF4" w15:done="0"/>
  <w15:commentEx w15:paraId="693E1B5D" w15:paraIdParent="03FF8CF4" w15:done="0"/>
  <w15:commentEx w15:paraId="24FE4BC4" w15:done="0"/>
  <w15:commentEx w15:paraId="6FBCAF12" w15:done="0"/>
  <w15:commentEx w15:paraId="4768D52C" w15:paraIdParent="6FBCAF12" w15:done="0"/>
  <w15:commentEx w15:paraId="618AF2AB" w15:done="0"/>
  <w15:commentEx w15:paraId="47155AA1" w15:paraIdParent="618AF2AB" w15:done="0"/>
  <w15:commentEx w15:paraId="6DD655E8" w15:paraIdParent="618AF2AB" w15:done="0"/>
  <w15:commentEx w15:paraId="658EAE87" w15:done="0"/>
  <w15:commentEx w15:paraId="11D84122" w15:done="0"/>
  <w15:commentEx w15:paraId="0EEA486C" w15:paraIdParent="11D84122" w15:done="0"/>
  <w15:commentEx w15:paraId="10DAF77C" w15:paraIdParent="11D84122" w15:done="0"/>
  <w15:commentEx w15:paraId="1EBB228D" w15:done="0"/>
  <w15:commentEx w15:paraId="1162E4E8" w15:paraIdParent="1EBB228D" w15:done="0"/>
  <w15:commentEx w15:paraId="3123D29F" w15:done="0"/>
  <w15:commentEx w15:paraId="4C4D9931" w15:paraIdParent="3123D29F" w15:done="0"/>
  <w15:commentEx w15:paraId="6E133C76" w15:done="0"/>
  <w15:commentEx w15:paraId="4BDEB80D" w15:paraIdParent="6E133C76" w15:done="0"/>
  <w15:commentEx w15:paraId="2B625613" w15:paraIdParent="6E133C76" w15:done="0"/>
  <w15:commentEx w15:paraId="47BFED9A" w15:paraIdParent="6E133C76" w15:done="0"/>
  <w15:commentEx w15:paraId="3968CCDF" w15:done="0"/>
  <w15:commentEx w15:paraId="53493CA3" w15:paraIdParent="3968CC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B2F807" w16cex:dateUtc="2025-10-13T13:42:00Z">
    <w16cex:extLst>
      <w16:ext w16:uri="{CE6994B0-6A32-4C9F-8C6B-6E91EDA988CE}">
        <cr:reactions xmlns:cr="http://schemas.microsoft.com/office/comments/2020/reactions">
          <cr:reaction reactionType="1">
            <cr:reactionInfo dateUtc="2026-03-11T14:15:06Z">
              <cr:user userId="S::Lucy.Knowles@dpr.co.uk::2c5ea45f-f057-4f9d-9906-bf6f431c1924" userProvider="AD" userName="Lucy Knowles"/>
            </cr:reactionInfo>
          </cr:reaction>
        </cr:reactions>
      </w16:ext>
    </w16cex:extLst>
  </w16cex:commentExtensible>
  <w16cex:commentExtensible w16cex:durableId="76D5444D" w16cex:dateUtc="2025-10-23T10:38:00Z"/>
  <w16cex:commentExtensible w16cex:durableId="432CC186" w16cex:dateUtc="2026-04-20T06:09:00Z"/>
  <w16cex:commentExtensible w16cex:durableId="23D47C7A" w16cex:dateUtc="2025-11-13T09:26:00Z"/>
  <w16cex:commentExtensible w16cex:durableId="083D819D" w16cex:dateUtc="2026-03-11T12:37:00Z"/>
  <w16cex:commentExtensible w16cex:durableId="3F06D13D" w16cex:dateUtc="2026-03-11T14:17:00Z"/>
  <w16cex:commentExtensible w16cex:durableId="46C79730" w16cex:dateUtc="2025-10-24T10:14:00Z"/>
  <w16cex:commentExtensible w16cex:durableId="73BA2FFD" w16cex:dateUtc="2026-03-11T14:18:00Z"/>
  <w16cex:commentExtensible w16cex:durableId="00670366" w16cex:dateUtc="2025-10-22T10:17:00Z"/>
  <w16cex:commentExtensible w16cex:durableId="0542600B" w16cex:dateUtc="2025-10-23T11:19:00Z"/>
  <w16cex:commentExtensible w16cex:durableId="621AEBD9" w16cex:dateUtc="2025-10-13T14:25:00Z">
    <w16cex:extLst>
      <w16:ext w16:uri="{CE6994B0-6A32-4C9F-8C6B-6E91EDA988CE}">
        <cr:reactions xmlns:cr="http://schemas.microsoft.com/office/comments/2020/reactions">
          <cr:reaction reactionType="1">
            <cr:reactionInfo dateUtc="2026-03-11T12:48:47Z">
              <cr:user userId="S::Lucy.Knowles@dpr.co.uk::2c5ea45f-f057-4f9d-9906-bf6f431c1924" userProvider="AD" userName="Lucy Knowles"/>
            </cr:reactionInfo>
          </cr:reaction>
        </cr:reactions>
      </w16:ext>
    </w16cex:extLst>
  </w16cex:commentExtensible>
  <w16cex:commentExtensible w16cex:durableId="063E8179" w16cex:dateUtc="2025-10-24T10:52:00Z"/>
  <w16cex:commentExtensible w16cex:durableId="263A5A70">
    <w16cex:extLst>
      <w16:ext w16:uri="{CE6994B0-6A32-4C9F-8C6B-6E91EDA988CE}">
        <cr:reactions xmlns:cr="http://schemas.microsoft.com/office/comments/2020/reactions">
          <cr:reaction reactionType="1">
            <cr:reactionInfo dateUtc="2026-03-11T12:49:06Z">
              <cr:user userId="S::Lucy.Knowles@dpr.co.uk::2c5ea45f-f057-4f9d-9906-bf6f431c1924" userProvider="AD" userName="Lucy Knowles"/>
            </cr:reactionInfo>
          </cr:reaction>
        </cr:reactions>
      </w16:ext>
    </w16cex:extLst>
  </w16cex:commentExtensible>
  <w16cex:commentExtensible w16cex:durableId="134C8B5C" w16cex:dateUtc="2025-10-24T10:54:00Z"/>
  <w16cex:commentExtensible w16cex:durableId="263A5A71">
    <w16cex:extLst>
      <w16:ext w16:uri="{CE6994B0-6A32-4C9F-8C6B-6E91EDA988CE}">
        <cr:reactions xmlns:cr="http://schemas.microsoft.com/office/comments/2020/reactions">
          <cr:reaction reactionType="1">
            <cr:reactionInfo dateUtc="2026-03-11T14:25:31Z">
              <cr:user userId="S::Lucy.Knowles@dpr.co.uk::2c5ea45f-f057-4f9d-9906-bf6f431c1924" userProvider="AD" userName="Lucy Knowles"/>
            </cr:reactionInfo>
          </cr:reaction>
        </cr:reactions>
      </w16:ext>
    </w16cex:extLst>
  </w16cex:commentExtensible>
  <w16cex:commentExtensible w16cex:durableId="05468739" w16cex:dateUtc="2025-10-23T08:25:00Z"/>
  <w16cex:commentExtensible w16cex:durableId="59205B44" w16cex:dateUtc="2026-03-11T12:50:00Z"/>
  <w16cex:commentExtensible w16cex:durableId="59A72E1C" w16cex:dateUtc="2025-10-13T14:26:00Z"/>
  <w16cex:commentExtensible w16cex:durableId="34666B34" w16cex:dateUtc="2025-10-23T12:21:00Z"/>
  <w16cex:commentExtensible w16cex:durableId="4E558F03" w16cex:dateUtc="2025-10-13T14:26:00Z">
    <w16cex:extLst>
      <w16:ext w16:uri="{CE6994B0-6A32-4C9F-8C6B-6E91EDA988CE}">
        <cr:reactions xmlns:cr="http://schemas.microsoft.com/office/comments/2020/reactions">
          <cr:reaction reactionType="1">
            <cr:reactionInfo dateUtc="2026-03-11T12:50:09Z">
              <cr:user userId="S::Lucy.Knowles@dpr.co.uk::2c5ea45f-f057-4f9d-9906-bf6f431c1924" userProvider="AD" userName="Lucy Knowles"/>
            </cr:reactionInfo>
          </cr:reaction>
        </cr:reactions>
      </w16:ext>
    </w16cex:extLst>
  </w16cex:commentExtensible>
  <w16cex:commentExtensible w16cex:durableId="601EADC2" w16cex:dateUtc="2025-10-23T12:23:00Z"/>
  <w16cex:commentExtensible w16cex:durableId="25FEB307">
    <w16cex:extLst>
      <w16:ext w16:uri="{CE6994B0-6A32-4C9F-8C6B-6E91EDA988CE}">
        <cr:reactions xmlns:cr="http://schemas.microsoft.com/office/comments/2020/reactions">
          <cr:reaction reactionType="1">
            <cr:reactionInfo dateUtc="2026-03-11T12:50:56Z">
              <cr:user userId="S::Lucy.Knowles@dpr.co.uk::2c5ea45f-f057-4f9d-9906-bf6f431c1924" userProvider="AD" userName="Lucy Knowles"/>
            </cr:reactionInfo>
          </cr:reaction>
        </cr:reactions>
      </w16:ext>
    </w16cex:extLst>
  </w16cex:commentExtensible>
  <w16cex:commentExtensible w16cex:durableId="112983E6" w16cex:dateUtc="2025-10-24T10:58:00Z"/>
  <w16cex:commentExtensible w16cex:durableId="25FEB308">
    <w16cex:extLst>
      <w16:ext w16:uri="{CE6994B0-6A32-4C9F-8C6B-6E91EDA988CE}">
        <cr:reactions xmlns:cr="http://schemas.microsoft.com/office/comments/2020/reactions">
          <cr:reaction reactionType="1">
            <cr:reactionInfo dateUtc="2026-03-11T12:51:02Z">
              <cr:user userId="S::Lucy.Knowles@dpr.co.uk::2c5ea45f-f057-4f9d-9906-bf6f431c1924" userProvider="AD" userName="Lucy Knowles"/>
            </cr:reactionInfo>
          </cr:reaction>
        </cr:reactions>
      </w16:ext>
    </w16cex:extLst>
  </w16cex:commentExtensible>
  <w16cex:commentExtensible w16cex:durableId="59A2BB77" w16cex:dateUtc="2025-10-23T12:30:00Z"/>
  <w16cex:commentExtensible w16cex:durableId="3DBE1EF3" w16cex:dateUtc="2025-10-13T14:43:00Z"/>
  <w16cex:commentExtensible w16cex:durableId="5EB7DE82" w16cex:dateUtc="2025-10-24T10:59:00Z"/>
  <w16cex:commentExtensible w16cex:durableId="49BE622B" w16cex:dateUtc="2025-10-23T12:27:00Z"/>
  <w16cex:commentExtensible w16cex:durableId="2AE548CB" w16cex:dateUtc="2025-10-13T14:45:00Z">
    <w16cex:extLst>
      <w16:ext w16:uri="{CE6994B0-6A32-4C9F-8C6B-6E91EDA988CE}">
        <cr:reactions xmlns:cr="http://schemas.microsoft.com/office/comments/2020/reactions">
          <cr:reaction reactionType="1">
            <cr:reactionInfo dateUtc="2026-03-11T12:52:08Z">
              <cr:user userId="S::Lucy.Knowles@dpr.co.uk::2c5ea45f-f057-4f9d-9906-bf6f431c1924" userProvider="AD" userName="Lucy Knowles"/>
            </cr:reactionInfo>
          </cr:reaction>
        </cr:reactions>
      </w16:ext>
    </w16cex:extLst>
  </w16cex:commentExtensible>
  <w16cex:commentExtensible w16cex:durableId="6FAACFDF" w16cex:dateUtc="2025-10-24T11:01:00Z"/>
  <w16cex:commentExtensible w16cex:durableId="780D1DCC" w16cex:dateUtc="2025-10-13T14:33:00Z">
    <w16cex:extLst>
      <w16:ext w16:uri="{CE6994B0-6A32-4C9F-8C6B-6E91EDA988CE}">
        <cr:reactions xmlns:cr="http://schemas.microsoft.com/office/comments/2020/reactions">
          <cr:reaction reactionType="1">
            <cr:reactionInfo dateUtc="2026-03-11T12:53:51Z">
              <cr:user userId="S::Lucy.Knowles@dpr.co.uk::2c5ea45f-f057-4f9d-9906-bf6f431c1924" userProvider="AD" userName="Lucy Knowles"/>
            </cr:reactionInfo>
          </cr:reaction>
        </cr:reactions>
      </w16:ext>
    </w16cex:extLst>
  </w16cex:commentExtensible>
  <w16cex:commentExtensible w16cex:durableId="43094D82" w16cex:dateUtc="2025-10-23T12:37:00Z"/>
  <w16cex:commentExtensible w16cex:durableId="263A4DFC">
    <w16cex:extLst>
      <w16:ext w16:uri="{CE6994B0-6A32-4C9F-8C6B-6E91EDA988CE}">
        <cr:reactions xmlns:cr="http://schemas.microsoft.com/office/comments/2020/reactions">
          <cr:reaction reactionType="1">
            <cr:reactionInfo dateUtc="2026-03-11T12:53:55Z">
              <cr:user userId="S::Lucy.Knowles@dpr.co.uk::2c5ea45f-f057-4f9d-9906-bf6f431c1924" userProvider="AD" userName="Lucy Knowles"/>
            </cr:reactionInfo>
          </cr:reaction>
        </cr:reactions>
      </w16:ext>
    </w16cex:extLst>
  </w16cex:commentExtensible>
  <w16cex:commentExtensible w16cex:durableId="6B9581A8" w16cex:dateUtc="2025-10-24T11:04:00Z"/>
  <w16cex:commentExtensible w16cex:durableId="2E2FCCEF" w16cex:dateUtc="2025-10-13T14:28:00Z">
    <w16cex:extLst>
      <w16:ext w16:uri="{CE6994B0-6A32-4C9F-8C6B-6E91EDA988CE}">
        <cr:reactions xmlns:cr="http://schemas.microsoft.com/office/comments/2020/reactions">
          <cr:reaction reactionType="1">
            <cr:reactionInfo dateUtc="2026-03-11T12:54:01Z">
              <cr:user userId="S::Lucy.Knowles@dpr.co.uk::2c5ea45f-f057-4f9d-9906-bf6f431c1924" userProvider="AD" userName="Lucy Knowles"/>
            </cr:reactionInfo>
          </cr:reaction>
        </cr:reactions>
      </w16:ext>
    </w16cex:extLst>
  </w16cex:commentExtensible>
  <w16cex:commentExtensible w16cex:durableId="7CD09163" w16cex:dateUtc="2025-10-24T11:04:00Z"/>
  <w16cex:commentExtensible w16cex:durableId="532E9D91" w16cex:dateUtc="2025-10-13T14:19:00Z">
    <w16cex:extLst>
      <w16:ext w16:uri="{CE6994B0-6A32-4C9F-8C6B-6E91EDA988CE}">
        <cr:reactions xmlns:cr="http://schemas.microsoft.com/office/comments/2020/reactions">
          <cr:reaction reactionType="1">
            <cr:reactionInfo dateUtc="2026-03-11T12:54:05Z">
              <cr:user userId="S::Lucy.Knowles@dpr.co.uk::2c5ea45f-f057-4f9d-9906-bf6f431c1924" userProvider="AD" userName="Lucy Knowles"/>
            </cr:reactionInfo>
          </cr:reaction>
        </cr:reactions>
      </w16:ext>
    </w16cex:extLst>
  </w16cex:commentExtensible>
  <w16cex:commentExtensible w16cex:durableId="656232AD" w16cex:dateUtc="2025-10-23T12:41:00Z"/>
  <w16cex:commentExtensible w16cex:durableId="6A3F9E04" w16cex:dateUtc="2025-10-13T14:29:00Z">
    <w16cex:extLst>
      <w16:ext w16:uri="{CE6994B0-6A32-4C9F-8C6B-6E91EDA988CE}">
        <cr:reactions xmlns:cr="http://schemas.microsoft.com/office/comments/2020/reactions">
          <cr:reaction reactionType="1">
            <cr:reactionInfo dateUtc="2026-03-11T12:54:10Z">
              <cr:user userId="S::Lucy.Knowles@dpr.co.uk::2c5ea45f-f057-4f9d-9906-bf6f431c1924" userProvider="AD" userName="Lucy Knowles"/>
            </cr:reactionInfo>
          </cr:reaction>
        </cr:reactions>
      </w16:ext>
    </w16cex:extLst>
  </w16cex:commentExtensible>
  <w16cex:commentExtensible w16cex:durableId="5D311E00" w16cex:dateUtc="2025-10-23T12:45:00Z"/>
  <w16cex:commentExtensible w16cex:durableId="0E7ADC5E" w16cex:dateUtc="2025-10-13T14:25:00Z">
    <w16cex:extLst>
      <w16:ext w16:uri="{CE6994B0-6A32-4C9F-8C6B-6E91EDA988CE}">
        <cr:reactions xmlns:cr="http://schemas.microsoft.com/office/comments/2020/reactions">
          <cr:reaction reactionType="1">
            <cr:reactionInfo dateUtc="2026-03-11T12:54:16Z">
              <cr:user userId="S::Lucy.Knowles@dpr.co.uk::2c5ea45f-f057-4f9d-9906-bf6f431c1924" userProvider="AD" userName="Lucy Knowles"/>
            </cr:reactionInfo>
          </cr:reaction>
        </cr:reactions>
      </w16:ext>
    </w16cex:extLst>
  </w16cex:commentExtensible>
  <w16cex:commentExtensible w16cex:durableId="2FB148D8" w16cex:dateUtc="2025-10-23T12:47:00Z"/>
  <w16cex:commentExtensible w16cex:durableId="08C7832B" w16cex:dateUtc="2025-10-13T14:33:00Z">
    <w16cex:extLst>
      <w16:ext w16:uri="{CE6994B0-6A32-4C9F-8C6B-6E91EDA988CE}">
        <cr:reactions xmlns:cr="http://schemas.microsoft.com/office/comments/2020/reactions">
          <cr:reaction reactionType="1">
            <cr:reactionInfo dateUtc="2026-03-11T12:54:30Z">
              <cr:user userId="S::Lucy.Knowles@dpr.co.uk::2c5ea45f-f057-4f9d-9906-bf6f431c1924" userProvider="AD" userName="Lucy Knowles"/>
            </cr:reactionInfo>
          </cr:reaction>
        </cr:reactions>
      </w16:ext>
    </w16cex:extLst>
  </w16cex:commentExtensible>
  <w16cex:commentExtensible w16cex:durableId="5C0B9FB5" w16cex:dateUtc="2025-10-23T12:47:00Z"/>
  <w16cex:commentExtensible w16cex:durableId="354560B1" w16cex:dateUtc="2025-10-13T14:24:00Z">
    <w16cex:extLst>
      <w16:ext w16:uri="{CE6994B0-6A32-4C9F-8C6B-6E91EDA988CE}">
        <cr:reactions xmlns:cr="http://schemas.microsoft.com/office/comments/2020/reactions">
          <cr:reaction reactionType="1">
            <cr:reactionInfo dateUtc="2026-03-11T14:30:20Z">
              <cr:user userId="S::Lucy.Knowles@dpr.co.uk::2c5ea45f-f057-4f9d-9906-bf6f431c1924" userProvider="AD" userName="Lucy Knowles"/>
            </cr:reactionInfo>
          </cr:reaction>
        </cr:reactions>
      </w16:ext>
    </w16cex:extLst>
  </w16cex:commentExtensible>
  <w16cex:commentExtensible w16cex:durableId="129CAFA1" w16cex:dateUtc="2025-10-23T12:48:00Z"/>
  <w16cex:commentExtensible w16cex:durableId="18CD7699" w16cex:dateUtc="2026-03-05T14:31:00Z"/>
  <w16cex:commentExtensible w16cex:durableId="3BA9498D" w16cex:dateUtc="2026-03-11T14:30:00Z"/>
  <w16cex:commentExtensible w16cex:durableId="595D2B3B" w16cex:dateUtc="2025-10-13T14:20:00Z">
    <w16cex:extLst>
      <w16:ext w16:uri="{CE6994B0-6A32-4C9F-8C6B-6E91EDA988CE}">
        <cr:reactions xmlns:cr="http://schemas.microsoft.com/office/comments/2020/reactions">
          <cr:reaction reactionType="1">
            <cr:reactionInfo dateUtc="2026-03-11T12:54:49Z">
              <cr:user userId="S::Lucy.Knowles@dpr.co.uk::2c5ea45f-f057-4f9d-9906-bf6f431c1924" userProvider="AD" userName="Lucy Knowles"/>
            </cr:reactionInfo>
          </cr:reaction>
        </cr:reactions>
      </w16:ext>
    </w16cex:extLst>
  </w16cex:commentExtensible>
  <w16cex:commentExtensible w16cex:durableId="01AC3179" w16cex:dateUtc="2025-10-23T12:49:00Z"/>
  <w16cex:commentExtensible w16cex:durableId="28317280" w16cex:dateUtc="2025-10-23T12:26:00Z">
    <w16cex:extLst>
      <w16:ext w16:uri="{CE6994B0-6A32-4C9F-8C6B-6E91EDA988CE}">
        <cr:reactions xmlns:cr="http://schemas.microsoft.com/office/comments/2020/reactions">
          <cr:reaction reactionType="1">
            <cr:reactionInfo dateUtc="2026-03-11T12:50:29Z">
              <cr:user userId="S::Lucy.Knowles@dpr.co.uk::2c5ea45f-f057-4f9d-9906-bf6f431c1924" userProvider="AD" userName="Lucy Knowles"/>
            </cr:reactionInfo>
          </cr:reaction>
        </cr:reactions>
      </w16:ext>
    </w16cex:extLst>
  </w16cex:commentExtensible>
  <w16cex:commentExtensible w16cex:durableId="411BB06E" w16cex:dateUtc="2025-11-13T09:46:00Z">
    <w16cex:extLst>
      <w16:ext w16:uri="{CE6994B0-6A32-4C9F-8C6B-6E91EDA988CE}">
        <cr:reactions xmlns:cr="http://schemas.microsoft.com/office/comments/2020/reactions">
          <cr:reaction reactionType="1">
            <cr:reactionInfo dateUtc="2026-03-11T12:55:52Z">
              <cr:user userId="S::Lucy.Knowles@dpr.co.uk::2c5ea45f-f057-4f9d-9906-bf6f431c1924" userProvider="AD" userName="Lucy Knowles"/>
            </cr:reactionInfo>
          </cr:reaction>
        </cr:reactions>
      </w16:ext>
    </w16cex:extLst>
  </w16cex:commentExtensible>
  <w16cex:commentExtensible w16cex:durableId="19F7BADB" w16cex:dateUtc="2026-02-24T18:08:00Z"/>
  <w16cex:commentExtensible w16cex:durableId="19234CCF" w16cex:dateUtc="2025-11-13T09:47:00Z">
    <w16cex:extLst>
      <w16:ext w16:uri="{CE6994B0-6A32-4C9F-8C6B-6E91EDA988CE}">
        <cr:reactions xmlns:cr="http://schemas.microsoft.com/office/comments/2020/reactions">
          <cr:reaction reactionType="1">
            <cr:reactionInfo dateUtc="2026-03-11T12:56:05Z">
              <cr:user userId="S::Lucy.Knowles@dpr.co.uk::2c5ea45f-f057-4f9d-9906-bf6f431c1924" userProvider="AD" userName="Lucy Knowles"/>
            </cr:reactionInfo>
          </cr:reaction>
        </cr:reactions>
      </w16:ext>
    </w16cex:extLst>
  </w16cex:commentExtensible>
  <w16cex:commentExtensible w16cex:durableId="43F9087F" w16cex:dateUtc="2026-02-24T18:09:00Z"/>
  <w16cex:commentExtensible w16cex:durableId="4D18E907" w16cex:dateUtc="2025-11-13T09:48:00Z">
    <w16cex:extLst>
      <w16:ext w16:uri="{CE6994B0-6A32-4C9F-8C6B-6E91EDA988CE}">
        <cr:reactions xmlns:cr="http://schemas.microsoft.com/office/comments/2020/reactions">
          <cr:reaction reactionType="1">
            <cr:reactionInfo dateUtc="2026-03-11T12:56:55Z">
              <cr:user userId="S::Lucy.Knowles@dpr.co.uk::2c5ea45f-f057-4f9d-9906-bf6f431c1924" userProvider="AD" userName="Lucy Knowles"/>
            </cr:reactionInfo>
          </cr:reaction>
        </cr:reactions>
      </w16:ext>
    </w16cex:extLst>
  </w16cex:commentExtensible>
  <w16cex:commentExtensible w16cex:durableId="016CF0D0" w16cex:dateUtc="2026-02-24T18:10:00Z"/>
  <w16cex:commentExtensible w16cex:durableId="1668F7E8" w16cex:dateUtc="2025-11-13T09:49:00Z"/>
  <w16cex:commentExtensible w16cex:durableId="02512E7E" w16cex:dateUtc="2026-02-24T18:10:00Z"/>
  <w16cex:commentExtensible w16cex:durableId="5F17AC77" w16cex:dateUtc="2026-03-11T12:58:00Z"/>
  <w16cex:commentExtensible w16cex:durableId="3D737542" w16cex:dateUtc="2026-03-11T14:32:00Z"/>
  <w16cex:commentExtensible w16cex:durableId="263A4E05">
    <w16cex:extLst>
      <w16:ext w16:uri="{CE6994B0-6A32-4C9F-8C6B-6E91EDA988CE}">
        <cr:reactions xmlns:cr="http://schemas.microsoft.com/office/comments/2020/reactions">
          <cr:reaction reactionType="1">
            <cr:reactionInfo dateUtc="2026-03-11T12:55:08Z">
              <cr:user userId="S::Lucy.Knowles@dpr.co.uk::2c5ea45f-f057-4f9d-9906-bf6f431c1924" userProvider="AD" userName="Lucy Knowles"/>
            </cr:reactionInfo>
          </cr:reaction>
        </cr:reactions>
      </w16:ext>
    </w16cex:extLst>
  </w16cex:commentExtensible>
  <w16cex:commentExtensible w16cex:durableId="3B3013A0" w16cex:dateUtc="2025-10-24T11:15:00Z"/>
  <w16cex:commentExtensible w16cex:durableId="3B882AA5" w16cex:dateUtc="2025-11-13T09:50:00Z">
    <w16cex:extLst>
      <w16:ext w16:uri="{CE6994B0-6A32-4C9F-8C6B-6E91EDA988CE}">
        <cr:reactions xmlns:cr="http://schemas.microsoft.com/office/comments/2020/reactions">
          <cr:reaction reactionType="1">
            <cr:reactionInfo dateUtc="2026-03-11T12:59:15Z">
              <cr:user userId="S::Lucy.Knowles@dpr.co.uk::2c5ea45f-f057-4f9d-9906-bf6f431c1924" userProvider="AD" userName="Lucy Knowles"/>
            </cr:reactionInfo>
          </cr:reaction>
        </cr:reactions>
      </w16:ext>
    </w16cex:extLst>
  </w16cex:commentExtensible>
  <w16cex:commentExtensible w16cex:durableId="795AC727" w16cex:dateUtc="2026-02-24T18:10:00Z"/>
  <w16cex:commentExtensible w16cex:durableId="5D54E70C" w16cex:dateUtc="2025-11-03T11:40:00Z">
    <w16cex:extLst>
      <w16:ext w16:uri="{CE6994B0-6A32-4C9F-8C6B-6E91EDA988CE}">
        <cr:reactions xmlns:cr="http://schemas.microsoft.com/office/comments/2020/reactions">
          <cr:reaction reactionType="1">
            <cr:reactionInfo dateUtc="2026-03-11T12:59:20Z">
              <cr:user userId="S::Lucy.Knowles@dpr.co.uk::2c5ea45f-f057-4f9d-9906-bf6f431c1924" userProvider="AD" userName="Lucy Knowles"/>
            </cr:reactionInfo>
          </cr:reaction>
        </cr:reactions>
      </w16:ext>
    </w16cex:extLst>
  </w16cex:commentExtensible>
  <w16cex:commentExtensible w16cex:durableId="79987434" w16cex:dateUtc="2026-02-24T18:10:00Z"/>
  <w16cex:commentExtensible w16cex:durableId="263A4E06">
    <w16cex:extLst>
      <w16:ext w16:uri="{CE6994B0-6A32-4C9F-8C6B-6E91EDA988CE}">
        <cr:reactions xmlns:cr="http://schemas.microsoft.com/office/comments/2020/reactions">
          <cr:reaction reactionType="1">
            <cr:reactionInfo dateUtc="2026-03-11T12:59:34Z">
              <cr:user userId="S::Lucy.Knowles@dpr.co.uk::2c5ea45f-f057-4f9d-9906-bf6f431c1924" userProvider="AD" userName="Lucy Knowles"/>
            </cr:reactionInfo>
          </cr:reaction>
        </cr:reactions>
      </w16:ext>
    </w16cex:extLst>
  </w16cex:commentExtensible>
  <w16cex:commentExtensible w16cex:durableId="0563760F" w16cex:dateUtc="2025-10-24T11:20:00Z"/>
  <w16cex:commentExtensible w16cex:durableId="3FD214EB" w16cex:dateUtc="2025-10-30T10:50:00Z">
    <w16cex:extLst>
      <w16:ext w16:uri="{CE6994B0-6A32-4C9F-8C6B-6E91EDA988CE}">
        <cr:reactions xmlns:cr="http://schemas.microsoft.com/office/comments/2020/reactions">
          <cr:reaction reactionType="1">
            <cr:reactionInfo dateUtc="2026-03-11T12:59:42Z">
              <cr:user userId="S::Lucy.Knowles@dpr.co.uk::2c5ea45f-f057-4f9d-9906-bf6f431c1924" userProvider="AD" userName="Lucy Knowles"/>
            </cr:reactionInfo>
          </cr:reaction>
        </cr:reactions>
      </w16:ext>
    </w16cex:extLst>
  </w16cex:commentExtensible>
  <w16cex:commentExtensible w16cex:durableId="55E6EEE3" w16cex:dateUtc="2026-02-24T18:11:00Z"/>
  <w16cex:commentExtensible w16cex:durableId="263A4E07">
    <w16cex:extLst>
      <w16:ext w16:uri="{CE6994B0-6A32-4C9F-8C6B-6E91EDA988CE}">
        <cr:reactions xmlns:cr="http://schemas.microsoft.com/office/comments/2020/reactions">
          <cr:reaction reactionType="1">
            <cr:reactionInfo dateUtc="2026-03-11T13:00:22Z">
              <cr:user userId="S::Lucy.Knowles@dpr.co.uk::2c5ea45f-f057-4f9d-9906-bf6f431c1924" userProvider="AD" userName="Lucy Knowles"/>
            </cr:reactionInfo>
          </cr:reaction>
        </cr:reactions>
      </w16:ext>
    </w16cex:extLst>
  </w16cex:commentExtensible>
  <w16cex:commentExtensible w16cex:durableId="38E0E8B3" w16cex:dateUtc="2025-10-24T11:22:00Z"/>
  <w16cex:commentExtensible w16cex:durableId="1B3F9524" w16cex:dateUtc="2025-10-23T12:59:00Z">
    <w16cex:extLst>
      <w16:ext w16:uri="{CE6994B0-6A32-4C9F-8C6B-6E91EDA988CE}">
        <cr:reactions xmlns:cr="http://schemas.microsoft.com/office/comments/2020/reactions">
          <cr:reaction reactionType="1">
            <cr:reactionInfo dateUtc="2026-03-11T13:00:11Z">
              <cr:user userId="S::Lucy.Knowles@dpr.co.uk::2c5ea45f-f057-4f9d-9906-bf6f431c1924" userProvider="AD" userName="Lucy Knowles"/>
            </cr:reactionInfo>
          </cr:reaction>
        </cr:reactions>
      </w16:ext>
    </w16cex:extLst>
  </w16cex:commentExtensible>
  <w16cex:commentExtensible w16cex:durableId="7E24ECC0" w16cex:dateUtc="2025-10-23T13:00:00Z">
    <w16cex:extLst>
      <w16:ext w16:uri="{CE6994B0-6A32-4C9F-8C6B-6E91EDA988CE}">
        <cr:reactions xmlns:cr="http://schemas.microsoft.com/office/comments/2020/reactions">
          <cr:reaction reactionType="1">
            <cr:reactionInfo dateUtc="2026-03-11T13:01:15Z">
              <cr:user userId="S::Lucy.Knowles@dpr.co.uk::2c5ea45f-f057-4f9d-9906-bf6f431c1924" userProvider="AD" userName="Lucy Knowles"/>
            </cr:reactionInfo>
          </cr:reaction>
        </cr:reactions>
      </w16:ext>
    </w16cex:extLst>
  </w16cex:commentExtensible>
  <w16cex:commentExtensible w16cex:durableId="0C734D4B" w16cex:dateUtc="2026-02-24T18:11:00Z"/>
  <w16cex:commentExtensible w16cex:durableId="485AF616" w16cex:dateUtc="2025-10-13T14:58:00Z">
    <w16cex:extLst>
      <w16:ext w16:uri="{CE6994B0-6A32-4C9F-8C6B-6E91EDA988CE}">
        <cr:reactions xmlns:cr="http://schemas.microsoft.com/office/comments/2020/reactions">
          <cr:reaction reactionType="1">
            <cr:reactionInfo dateUtc="2026-03-11T13:01:26Z">
              <cr:user userId="S::Lucy.Knowles@dpr.co.uk::2c5ea45f-f057-4f9d-9906-bf6f431c1924" userProvider="AD" userName="Lucy Knowles"/>
            </cr:reactionInfo>
          </cr:reaction>
        </cr:reactions>
      </w16:ext>
    </w16cex:extLst>
  </w16cex:commentExtensible>
  <w16cex:commentExtensible w16cex:durableId="702C46CF" w16cex:dateUtc="2025-10-23T08:43:00Z"/>
  <w16cex:commentExtensible w16cex:durableId="7963F7DA" w16cex:dateUtc="2025-10-23T13:03:00Z"/>
  <w16cex:commentExtensible w16cex:durableId="47E77E31" w16cex:dateUtc="2025-10-23T12:56:00Z">
    <w16cex:extLst>
      <w16:ext w16:uri="{CE6994B0-6A32-4C9F-8C6B-6E91EDA988CE}">
        <cr:reactions xmlns:cr="http://schemas.microsoft.com/office/comments/2020/reactions">
          <cr:reaction reactionType="1">
            <cr:reactionInfo dateUtc="2026-03-11T12:59:52Z">
              <cr:user userId="S::Lucy.Knowles@dpr.co.uk::2c5ea45f-f057-4f9d-9906-bf6f431c1924" userProvider="AD" userName="Lucy Knowles"/>
            </cr:reactionInfo>
          </cr:reaction>
        </cr:reactions>
      </w16:ext>
    </w16cex:extLst>
  </w16cex:commentExtensible>
  <w16cex:commentExtensible w16cex:durableId="31BD5AB1" w16cex:dateUtc="2025-10-13T14:54:00Z">
    <w16cex:extLst>
      <w16:ext w16:uri="{CE6994B0-6A32-4C9F-8C6B-6E91EDA988CE}">
        <cr:reactions xmlns:cr="http://schemas.microsoft.com/office/comments/2020/reactions">
          <cr:reaction reactionType="1">
            <cr:reactionInfo dateUtc="2026-03-11T13:02:01Z">
              <cr:user userId="S::Lucy.Knowles@dpr.co.uk::2c5ea45f-f057-4f9d-9906-bf6f431c1924" userProvider="AD" userName="Lucy Knowles"/>
            </cr:reactionInfo>
          </cr:reaction>
        </cr:reactions>
      </w16:ext>
    </w16cex:extLst>
  </w16cex:commentExtensible>
  <w16cex:commentExtensible w16cex:durableId="233C03B9" w16cex:dateUtc="2025-10-23T08:46:00Z"/>
  <w16cex:commentExtensible w16cex:durableId="52882287" w16cex:dateUtc="2025-10-23T13:06:00Z"/>
  <w16cex:commentExtensible w16cex:durableId="5CAFA12B" w16cex:dateUtc="2025-11-13T09:54:00Z">
    <w16cex:extLst>
      <w16:ext w16:uri="{CE6994B0-6A32-4C9F-8C6B-6E91EDA988CE}">
        <cr:reactions xmlns:cr="http://schemas.microsoft.com/office/comments/2020/reactions">
          <cr:reaction reactionType="1">
            <cr:reactionInfo dateUtc="2026-03-11T13:02:33Z">
              <cr:user userId="S::Lucy.Knowles@dpr.co.uk::2c5ea45f-f057-4f9d-9906-bf6f431c1924" userProvider="AD" userName="Lucy Knowles"/>
            </cr:reactionInfo>
          </cr:reaction>
        </cr:reactions>
      </w16:ext>
    </w16cex:extLst>
  </w16cex:commentExtensible>
  <w16cex:commentExtensible w16cex:durableId="54EF9BE7" w16cex:dateUtc="2026-02-24T18:13:00Z"/>
  <w16cex:commentExtensible w16cex:durableId="2EF850C7" w16cex:dateUtc="2025-11-13T09:54:00Z">
    <w16cex:extLst>
      <w16:ext w16:uri="{CE6994B0-6A32-4C9F-8C6B-6E91EDA988CE}">
        <cr:reactions xmlns:cr="http://schemas.microsoft.com/office/comments/2020/reactions">
          <cr:reaction reactionType="1">
            <cr:reactionInfo dateUtc="2026-03-11T13:02:38Z">
              <cr:user userId="S::Lucy.Knowles@dpr.co.uk::2c5ea45f-f057-4f9d-9906-bf6f431c1924" userProvider="AD" userName="Lucy Knowles"/>
            </cr:reactionInfo>
          </cr:reaction>
        </cr:reactions>
      </w16:ext>
    </w16cex:extLst>
  </w16cex:commentExtensible>
  <w16cex:commentExtensible w16cex:durableId="2261F069" w16cex:dateUtc="2026-02-24T18:13:00Z"/>
  <w16cex:commentExtensible w16cex:durableId="4FD51D70" w16cex:dateUtc="2025-10-13T14:58:00Z"/>
  <w16cex:commentExtensible w16cex:durableId="44504F54" w16cex:dateUtc="2025-10-23T08:47:00Z"/>
  <w16cex:commentExtensible w16cex:durableId="00184129" w16cex:dateUtc="2025-10-23T13:09:00Z"/>
  <w16cex:commentExtensible w16cex:durableId="0AD8E3EA" w16cex:dateUtc="2026-03-11T14:34:00Z"/>
  <w16cex:commentExtensible w16cex:durableId="169E29A1" w16cex:dateUtc="2025-11-03T11:44:00Z">
    <w16cex:extLst>
      <w16:ext w16:uri="{CE6994B0-6A32-4C9F-8C6B-6E91EDA988CE}">
        <cr:reactions xmlns:cr="http://schemas.microsoft.com/office/comments/2020/reactions">
          <cr:reaction reactionType="1">
            <cr:reactionInfo dateUtc="2026-03-11T13:03:01Z">
              <cr:user userId="S::Lucy.Knowles@dpr.co.uk::2c5ea45f-f057-4f9d-9906-bf6f431c1924" userProvider="AD" userName="Lucy Knowles"/>
            </cr:reactionInfo>
          </cr:reaction>
        </cr:reactions>
      </w16:ext>
    </w16cex:extLst>
  </w16cex:commentExtensible>
  <w16cex:commentExtensible w16cex:durableId="73CEECDB" w16cex:dateUtc="2026-02-24T1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5CD069" w16cid:durableId="19B2F807"/>
  <w16cid:commentId w16cid:paraId="10410CF3" w16cid:durableId="76D5444D"/>
  <w16cid:commentId w16cid:paraId="23CE4BBA" w16cid:durableId="432CC186"/>
  <w16cid:commentId w16cid:paraId="3B9BD835" w16cid:durableId="23D47C7A"/>
  <w16cid:commentId w16cid:paraId="19046EDC" w16cid:durableId="083D819D"/>
  <w16cid:commentId w16cid:paraId="56A93F1A" w16cid:durableId="3F06D13D"/>
  <w16cid:commentId w16cid:paraId="1B4B60F1" w16cid:durableId="46C79730"/>
  <w16cid:commentId w16cid:paraId="7DDA62C2" w16cid:durableId="73BA2FFD"/>
  <w16cid:commentId w16cid:paraId="5A543AD6" w16cid:durableId="263A4DFA"/>
  <w16cid:commentId w16cid:paraId="668FA985" w16cid:durableId="00670366"/>
  <w16cid:commentId w16cid:paraId="01163C4B" w16cid:durableId="0542600B"/>
  <w16cid:commentId w16cid:paraId="06429BA3" w16cid:durableId="621AEBD9"/>
  <w16cid:commentId w16cid:paraId="10CE6A48" w16cid:durableId="063E8179"/>
  <w16cid:commentId w16cid:paraId="4CD49734" w16cid:durableId="263A5A70"/>
  <w16cid:commentId w16cid:paraId="67E18895" w16cid:durableId="134C8B5C"/>
  <w16cid:commentId w16cid:paraId="12B97F82" w16cid:durableId="263A5A71"/>
  <w16cid:commentId w16cid:paraId="782B78B9" w16cid:durableId="05468739"/>
  <w16cid:commentId w16cid:paraId="0731D385" w16cid:durableId="59205B44"/>
  <w16cid:commentId w16cid:paraId="1B052073" w16cid:durableId="59A72E1C"/>
  <w16cid:commentId w16cid:paraId="6A6107C1" w16cid:durableId="34666B34"/>
  <w16cid:commentId w16cid:paraId="001DA2B5" w16cid:durableId="4E558F03"/>
  <w16cid:commentId w16cid:paraId="2119BFA4" w16cid:durableId="601EADC2"/>
  <w16cid:commentId w16cid:paraId="225993E4" w16cid:durableId="25FEB307"/>
  <w16cid:commentId w16cid:paraId="600F7848" w16cid:durableId="112983E6"/>
  <w16cid:commentId w16cid:paraId="618B6539" w16cid:durableId="25FEB308"/>
  <w16cid:commentId w16cid:paraId="074984E8" w16cid:durableId="59A2BB77"/>
  <w16cid:commentId w16cid:paraId="5E3361E2" w16cid:durableId="3DBE1EF3"/>
  <w16cid:commentId w16cid:paraId="42D1780B" w16cid:durableId="5EB7DE82"/>
  <w16cid:commentId w16cid:paraId="78BD401A" w16cid:durableId="49BE622B"/>
  <w16cid:commentId w16cid:paraId="14AE9F47" w16cid:durableId="2AE548CB"/>
  <w16cid:commentId w16cid:paraId="5BA977D8" w16cid:durableId="6FAACFDF"/>
  <w16cid:commentId w16cid:paraId="3393B904" w16cid:durableId="780D1DCC"/>
  <w16cid:commentId w16cid:paraId="5FB8DCFA" w16cid:durableId="43094D82"/>
  <w16cid:commentId w16cid:paraId="63268441" w16cid:durableId="263A4DFC"/>
  <w16cid:commentId w16cid:paraId="7FA82823" w16cid:durableId="6B9581A8"/>
  <w16cid:commentId w16cid:paraId="44A9A385" w16cid:durableId="2E2FCCEF"/>
  <w16cid:commentId w16cid:paraId="3A3290BB" w16cid:durableId="7CD09163"/>
  <w16cid:commentId w16cid:paraId="5322F25F" w16cid:durableId="532E9D91"/>
  <w16cid:commentId w16cid:paraId="2EB9FDD1" w16cid:durableId="656232AD"/>
  <w16cid:commentId w16cid:paraId="1566155A" w16cid:durableId="6A3F9E04"/>
  <w16cid:commentId w16cid:paraId="175B1060" w16cid:durableId="5D311E00"/>
  <w16cid:commentId w16cid:paraId="068768BF" w16cid:durableId="0E7ADC5E"/>
  <w16cid:commentId w16cid:paraId="63041D2F" w16cid:durableId="2FB148D8"/>
  <w16cid:commentId w16cid:paraId="6E3846DD" w16cid:durableId="08C7832B"/>
  <w16cid:commentId w16cid:paraId="2E21D906" w16cid:durableId="5C0B9FB5"/>
  <w16cid:commentId w16cid:paraId="4E01BD37" w16cid:durableId="354560B1"/>
  <w16cid:commentId w16cid:paraId="4822F5B8" w16cid:durableId="129CAFA1"/>
  <w16cid:commentId w16cid:paraId="2288CB11" w16cid:durableId="18CD7699"/>
  <w16cid:commentId w16cid:paraId="06CD534D" w16cid:durableId="3BA9498D"/>
  <w16cid:commentId w16cid:paraId="1BC49AF7" w16cid:durableId="595D2B3B"/>
  <w16cid:commentId w16cid:paraId="214249A4" w16cid:durableId="01AC3179"/>
  <w16cid:commentId w16cid:paraId="65DE0CF2" w16cid:durableId="28317280"/>
  <w16cid:commentId w16cid:paraId="6EE861CD" w16cid:durableId="411BB06E"/>
  <w16cid:commentId w16cid:paraId="032B1132" w16cid:durableId="19F7BADB"/>
  <w16cid:commentId w16cid:paraId="43618EEA" w16cid:durableId="19234CCF"/>
  <w16cid:commentId w16cid:paraId="51DCF46F" w16cid:durableId="43F9087F"/>
  <w16cid:commentId w16cid:paraId="45335979" w16cid:durableId="4D18E907"/>
  <w16cid:commentId w16cid:paraId="4EFD1113" w16cid:durableId="016CF0D0"/>
  <w16cid:commentId w16cid:paraId="33C1207E" w16cid:durableId="1668F7E8"/>
  <w16cid:commentId w16cid:paraId="6DEE7AEB" w16cid:durableId="02512E7E"/>
  <w16cid:commentId w16cid:paraId="75FCFDE4" w16cid:durableId="5F17AC77"/>
  <w16cid:commentId w16cid:paraId="2866E08B" w16cid:durableId="3D737542"/>
  <w16cid:commentId w16cid:paraId="384EE548" w16cid:durableId="263A4E05"/>
  <w16cid:commentId w16cid:paraId="64DBF136" w16cid:durableId="3B3013A0"/>
  <w16cid:commentId w16cid:paraId="0E74C66B" w16cid:durableId="3B882AA5"/>
  <w16cid:commentId w16cid:paraId="4BFE0FEA" w16cid:durableId="795AC727"/>
  <w16cid:commentId w16cid:paraId="15F84DFA" w16cid:durableId="5D54E70C"/>
  <w16cid:commentId w16cid:paraId="488C73F4" w16cid:durableId="79987434"/>
  <w16cid:commentId w16cid:paraId="4DC84618" w16cid:durableId="263A4E06"/>
  <w16cid:commentId w16cid:paraId="5DB6DE70" w16cid:durableId="0563760F"/>
  <w16cid:commentId w16cid:paraId="30F7B99E" w16cid:durableId="3FD214EB"/>
  <w16cid:commentId w16cid:paraId="55FFB2CE" w16cid:durableId="55E6EEE3"/>
  <w16cid:commentId w16cid:paraId="03FF8CF4" w16cid:durableId="263A4E07"/>
  <w16cid:commentId w16cid:paraId="693E1B5D" w16cid:durableId="38E0E8B3"/>
  <w16cid:commentId w16cid:paraId="24FE4BC4" w16cid:durableId="1B3F9524"/>
  <w16cid:commentId w16cid:paraId="6FBCAF12" w16cid:durableId="7E24ECC0"/>
  <w16cid:commentId w16cid:paraId="4768D52C" w16cid:durableId="0C734D4B"/>
  <w16cid:commentId w16cid:paraId="618AF2AB" w16cid:durableId="485AF616"/>
  <w16cid:commentId w16cid:paraId="47155AA1" w16cid:durableId="702C46CF"/>
  <w16cid:commentId w16cid:paraId="6DD655E8" w16cid:durableId="7963F7DA"/>
  <w16cid:commentId w16cid:paraId="658EAE87" w16cid:durableId="47E77E31"/>
  <w16cid:commentId w16cid:paraId="11D84122" w16cid:durableId="31BD5AB1"/>
  <w16cid:commentId w16cid:paraId="0EEA486C" w16cid:durableId="233C03B9"/>
  <w16cid:commentId w16cid:paraId="10DAF77C" w16cid:durableId="52882287"/>
  <w16cid:commentId w16cid:paraId="1EBB228D" w16cid:durableId="5CAFA12B"/>
  <w16cid:commentId w16cid:paraId="1162E4E8" w16cid:durableId="54EF9BE7"/>
  <w16cid:commentId w16cid:paraId="3123D29F" w16cid:durableId="2EF850C7"/>
  <w16cid:commentId w16cid:paraId="4C4D9931" w16cid:durableId="2261F069"/>
  <w16cid:commentId w16cid:paraId="6E133C76" w16cid:durableId="4FD51D70"/>
  <w16cid:commentId w16cid:paraId="4BDEB80D" w16cid:durableId="44504F54"/>
  <w16cid:commentId w16cid:paraId="2B625613" w16cid:durableId="00184129"/>
  <w16cid:commentId w16cid:paraId="47BFED9A" w16cid:durableId="0AD8E3EA"/>
  <w16cid:commentId w16cid:paraId="3968CCDF" w16cid:durableId="169E29A1"/>
  <w16cid:commentId w16cid:paraId="53493CA3" w16cid:durableId="73CEEC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27BB5" w14:textId="77777777" w:rsidR="00835FE4" w:rsidRDefault="00835FE4">
      <w:pPr>
        <w:spacing w:after="0" w:line="240" w:lineRule="auto"/>
      </w:pPr>
      <w:r>
        <w:separator/>
      </w:r>
    </w:p>
  </w:endnote>
  <w:endnote w:type="continuationSeparator" w:id="0">
    <w:p w14:paraId="020926A6" w14:textId="77777777" w:rsidR="00835FE4" w:rsidRDefault="00835FE4">
      <w:pPr>
        <w:spacing w:after="0" w:line="240" w:lineRule="auto"/>
      </w:pPr>
      <w:r>
        <w:continuationSeparator/>
      </w:r>
    </w:p>
  </w:endnote>
  <w:endnote w:type="continuationNotice" w:id="1">
    <w:p w14:paraId="40E42BA0" w14:textId="77777777" w:rsidR="00835FE4" w:rsidRDefault="00835F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igtree">
    <w:altName w:val="Calibri"/>
    <w:charset w:val="00"/>
    <w:family w:val="auto"/>
    <w:pitch w:val="variable"/>
    <w:sig w:usb0="A000006F" w:usb1="0000007B" w:usb2="00000000" w:usb3="00000000" w:csb0="00000093"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1164326"/>
      <w:docPartObj>
        <w:docPartGallery w:val="Page Numbers (Bottom of Page)"/>
        <w:docPartUnique/>
      </w:docPartObj>
    </w:sdtPr>
    <w:sdtEndPr>
      <w:rPr>
        <w:rFonts w:ascii="Figtree" w:hAnsi="Figtree"/>
        <w:sz w:val="18"/>
        <w:szCs w:val="18"/>
      </w:rPr>
    </w:sdtEndPr>
    <w:sdtContent>
      <w:sdt>
        <w:sdtPr>
          <w:id w:val="-1769616900"/>
          <w:docPartObj>
            <w:docPartGallery w:val="Page Numbers (Top of Page)"/>
            <w:docPartUnique/>
          </w:docPartObj>
        </w:sdtPr>
        <w:sdtEndPr>
          <w:rPr>
            <w:rFonts w:ascii="Figtree" w:hAnsi="Figtree"/>
            <w:sz w:val="18"/>
            <w:szCs w:val="18"/>
          </w:rPr>
        </w:sdtEndPr>
        <w:sdtContent>
          <w:p w14:paraId="42D28AAE" w14:textId="3EDE6BAD" w:rsidR="00AE6210" w:rsidRPr="00AE6210" w:rsidRDefault="00AE6210" w:rsidP="00AE6210">
            <w:pPr>
              <w:pStyle w:val="Footer"/>
              <w:jc w:val="right"/>
              <w:rPr>
                <w:rFonts w:ascii="Figtree" w:hAnsi="Figtree"/>
                <w:sz w:val="18"/>
                <w:szCs w:val="18"/>
              </w:rPr>
            </w:pPr>
            <w:r w:rsidRPr="00AE6210">
              <w:rPr>
                <w:rFonts w:ascii="Figtree" w:hAnsi="Figtree"/>
                <w:sz w:val="18"/>
                <w:szCs w:val="18"/>
              </w:rPr>
              <w:t xml:space="preserve">Page </w:t>
            </w:r>
            <w:r w:rsidRPr="00AE6210">
              <w:rPr>
                <w:rFonts w:ascii="Figtree" w:hAnsi="Figtree"/>
                <w:b/>
                <w:bCs/>
                <w:sz w:val="18"/>
                <w:szCs w:val="18"/>
              </w:rPr>
              <w:fldChar w:fldCharType="begin"/>
            </w:r>
            <w:r w:rsidRPr="00AE6210">
              <w:rPr>
                <w:rFonts w:ascii="Figtree" w:hAnsi="Figtree"/>
                <w:b/>
                <w:bCs/>
                <w:sz w:val="18"/>
                <w:szCs w:val="18"/>
              </w:rPr>
              <w:instrText xml:space="preserve"> PAGE </w:instrText>
            </w:r>
            <w:r w:rsidRPr="00AE6210">
              <w:rPr>
                <w:rFonts w:ascii="Figtree" w:hAnsi="Figtree"/>
                <w:b/>
                <w:bCs/>
                <w:sz w:val="18"/>
                <w:szCs w:val="18"/>
              </w:rPr>
              <w:fldChar w:fldCharType="separate"/>
            </w:r>
            <w:r w:rsidRPr="00AE6210">
              <w:rPr>
                <w:rFonts w:ascii="Figtree" w:hAnsi="Figtree"/>
                <w:b/>
                <w:bCs/>
                <w:noProof/>
                <w:sz w:val="18"/>
                <w:szCs w:val="18"/>
              </w:rPr>
              <w:t>2</w:t>
            </w:r>
            <w:r w:rsidRPr="00AE6210">
              <w:rPr>
                <w:rFonts w:ascii="Figtree" w:hAnsi="Figtree"/>
                <w:b/>
                <w:bCs/>
                <w:sz w:val="18"/>
                <w:szCs w:val="18"/>
              </w:rPr>
              <w:fldChar w:fldCharType="end"/>
            </w:r>
            <w:r w:rsidRPr="00AE6210">
              <w:rPr>
                <w:rFonts w:ascii="Figtree" w:hAnsi="Figtree"/>
                <w:sz w:val="18"/>
                <w:szCs w:val="18"/>
              </w:rPr>
              <w:t xml:space="preserve"> of </w:t>
            </w:r>
            <w:r w:rsidRPr="00AE6210">
              <w:rPr>
                <w:rFonts w:ascii="Figtree" w:hAnsi="Figtree"/>
                <w:b/>
                <w:bCs/>
                <w:sz w:val="18"/>
                <w:szCs w:val="18"/>
              </w:rPr>
              <w:fldChar w:fldCharType="begin"/>
            </w:r>
            <w:r w:rsidRPr="00AE6210">
              <w:rPr>
                <w:rFonts w:ascii="Figtree" w:hAnsi="Figtree"/>
                <w:b/>
                <w:bCs/>
                <w:sz w:val="18"/>
                <w:szCs w:val="18"/>
              </w:rPr>
              <w:instrText xml:space="preserve"> NUMPAGES  </w:instrText>
            </w:r>
            <w:r w:rsidRPr="00AE6210">
              <w:rPr>
                <w:rFonts w:ascii="Figtree" w:hAnsi="Figtree"/>
                <w:b/>
                <w:bCs/>
                <w:sz w:val="18"/>
                <w:szCs w:val="18"/>
              </w:rPr>
              <w:fldChar w:fldCharType="separate"/>
            </w:r>
            <w:r w:rsidRPr="00AE6210">
              <w:rPr>
                <w:rFonts w:ascii="Figtree" w:hAnsi="Figtree"/>
                <w:b/>
                <w:bCs/>
                <w:noProof/>
                <w:sz w:val="18"/>
                <w:szCs w:val="18"/>
              </w:rPr>
              <w:t>2</w:t>
            </w:r>
            <w:r w:rsidRPr="00AE6210">
              <w:rPr>
                <w:rFonts w:ascii="Figtree" w:hAnsi="Figtree"/>
                <w:b/>
                <w:bCs/>
                <w:sz w:val="18"/>
                <w:szCs w:val="18"/>
              </w:rPr>
              <w:fldChar w:fldCharType="end"/>
            </w:r>
          </w:p>
        </w:sdtContent>
      </w:sdt>
    </w:sdtContent>
  </w:sdt>
  <w:p w14:paraId="7F74D361" w14:textId="77848A97" w:rsidR="005B13CF" w:rsidRPr="00AE6210" w:rsidRDefault="00AE6210">
    <w:pPr>
      <w:pStyle w:val="Footer"/>
      <w:rPr>
        <w:rFonts w:ascii="Figtree" w:hAnsi="Figtree"/>
        <w:sz w:val="18"/>
        <w:szCs w:val="18"/>
      </w:rPr>
    </w:pPr>
    <w:r w:rsidRPr="00AE6210">
      <w:rPr>
        <w:rFonts w:ascii="Figtree" w:hAnsi="Figtree"/>
        <w:sz w:val="18"/>
        <w:szCs w:val="18"/>
      </w:rPr>
      <w:t>M2L KFI V0.</w:t>
    </w:r>
    <w:r w:rsidR="00BF4DD9">
      <w:rPr>
        <w:rFonts w:ascii="Figtree" w:hAnsi="Figtree"/>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F3335" w14:textId="77777777" w:rsidR="00835FE4" w:rsidRDefault="00835FE4">
      <w:pPr>
        <w:spacing w:after="0" w:line="240" w:lineRule="auto"/>
      </w:pPr>
      <w:r>
        <w:separator/>
      </w:r>
    </w:p>
  </w:footnote>
  <w:footnote w:type="continuationSeparator" w:id="0">
    <w:p w14:paraId="74AD3FA8" w14:textId="77777777" w:rsidR="00835FE4" w:rsidRDefault="00835FE4">
      <w:pPr>
        <w:spacing w:after="0" w:line="240" w:lineRule="auto"/>
      </w:pPr>
      <w:r>
        <w:continuationSeparator/>
      </w:r>
    </w:p>
  </w:footnote>
  <w:footnote w:type="continuationNotice" w:id="1">
    <w:p w14:paraId="27C9B882" w14:textId="77777777" w:rsidR="00835FE4" w:rsidRDefault="00835F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8887978"/>
      <w:docPartObj>
        <w:docPartGallery w:val="Watermarks"/>
        <w:docPartUnique/>
      </w:docPartObj>
    </w:sdtPr>
    <w:sdtContent>
      <w:p w14:paraId="355CC9F2" w14:textId="77777777" w:rsidR="005B13CF" w:rsidRDefault="00000000">
        <w:pPr>
          <w:pStyle w:val="Header"/>
        </w:pPr>
        <w:r>
          <w:rPr>
            <w:noProof/>
            <w:lang w:val="en-US"/>
          </w:rPr>
          <w:pict w14:anchorId="78325D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6174423" o:spid="_x0000_s1025" type="#_x0000_t136" style="position:absolute;margin-left:0;margin-top:0;width:462.75pt;height:173.5pt;rotation:315;z-index:-251658752;mso-position-horizontal:center;mso-position-horizontal-relative:margin;mso-position-vertical:center;mso-position-vertical-relative:margin" o:allowincell="f" fillcolor="silver" stroked="f">
              <v:fill opacity=".5"/>
              <v:textpath style="font-family:&quot;Calibri&quot;;font-size:1pt" string="EXAMPLE"/>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21EE"/>
    <w:multiLevelType w:val="hybridMultilevel"/>
    <w:tmpl w:val="B5BCA2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53074C"/>
    <w:multiLevelType w:val="hybridMultilevel"/>
    <w:tmpl w:val="43102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541AAD"/>
    <w:multiLevelType w:val="hybridMultilevel"/>
    <w:tmpl w:val="323A6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4E3D77"/>
    <w:multiLevelType w:val="hybridMultilevel"/>
    <w:tmpl w:val="DB32BD2A"/>
    <w:lvl w:ilvl="0" w:tplc="7082993C">
      <w:start w:val="10"/>
      <w:numFmt w:val="decimal"/>
      <w:lvlText w:val="%1."/>
      <w:lvlJc w:val="left"/>
      <w:pPr>
        <w:ind w:left="375" w:hanging="360"/>
      </w:pPr>
      <w:rPr>
        <w:rFonts w:hint="default"/>
      </w:rPr>
    </w:lvl>
    <w:lvl w:ilvl="1" w:tplc="08090019" w:tentative="1">
      <w:start w:val="1"/>
      <w:numFmt w:val="lowerLetter"/>
      <w:lvlText w:val="%2."/>
      <w:lvlJc w:val="left"/>
      <w:pPr>
        <w:ind w:left="1095" w:hanging="360"/>
      </w:pPr>
    </w:lvl>
    <w:lvl w:ilvl="2" w:tplc="0809001B" w:tentative="1">
      <w:start w:val="1"/>
      <w:numFmt w:val="lowerRoman"/>
      <w:lvlText w:val="%3."/>
      <w:lvlJc w:val="right"/>
      <w:pPr>
        <w:ind w:left="1815" w:hanging="180"/>
      </w:pPr>
    </w:lvl>
    <w:lvl w:ilvl="3" w:tplc="0809000F" w:tentative="1">
      <w:start w:val="1"/>
      <w:numFmt w:val="decimal"/>
      <w:lvlText w:val="%4."/>
      <w:lvlJc w:val="left"/>
      <w:pPr>
        <w:ind w:left="2535" w:hanging="360"/>
      </w:pPr>
    </w:lvl>
    <w:lvl w:ilvl="4" w:tplc="08090019" w:tentative="1">
      <w:start w:val="1"/>
      <w:numFmt w:val="lowerLetter"/>
      <w:lvlText w:val="%5."/>
      <w:lvlJc w:val="left"/>
      <w:pPr>
        <w:ind w:left="3255" w:hanging="360"/>
      </w:pPr>
    </w:lvl>
    <w:lvl w:ilvl="5" w:tplc="0809001B" w:tentative="1">
      <w:start w:val="1"/>
      <w:numFmt w:val="lowerRoman"/>
      <w:lvlText w:val="%6."/>
      <w:lvlJc w:val="right"/>
      <w:pPr>
        <w:ind w:left="3975" w:hanging="180"/>
      </w:pPr>
    </w:lvl>
    <w:lvl w:ilvl="6" w:tplc="0809000F" w:tentative="1">
      <w:start w:val="1"/>
      <w:numFmt w:val="decimal"/>
      <w:lvlText w:val="%7."/>
      <w:lvlJc w:val="left"/>
      <w:pPr>
        <w:ind w:left="4695" w:hanging="360"/>
      </w:pPr>
    </w:lvl>
    <w:lvl w:ilvl="7" w:tplc="08090019" w:tentative="1">
      <w:start w:val="1"/>
      <w:numFmt w:val="lowerLetter"/>
      <w:lvlText w:val="%8."/>
      <w:lvlJc w:val="left"/>
      <w:pPr>
        <w:ind w:left="5415" w:hanging="360"/>
      </w:pPr>
    </w:lvl>
    <w:lvl w:ilvl="8" w:tplc="0809001B" w:tentative="1">
      <w:start w:val="1"/>
      <w:numFmt w:val="lowerRoman"/>
      <w:lvlText w:val="%9."/>
      <w:lvlJc w:val="right"/>
      <w:pPr>
        <w:ind w:left="6135" w:hanging="180"/>
      </w:pPr>
    </w:lvl>
  </w:abstractNum>
  <w:abstractNum w:abstractNumId="4" w15:restartNumberingAfterBreak="0">
    <w:nsid w:val="201A3CDB"/>
    <w:multiLevelType w:val="hybridMultilevel"/>
    <w:tmpl w:val="C50CD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B85C92"/>
    <w:multiLevelType w:val="hybridMultilevel"/>
    <w:tmpl w:val="1400C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8A248F"/>
    <w:multiLevelType w:val="hybridMultilevel"/>
    <w:tmpl w:val="7FC4E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6514A45"/>
    <w:multiLevelType w:val="hybridMultilevel"/>
    <w:tmpl w:val="E656F58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49883357"/>
    <w:multiLevelType w:val="hybridMultilevel"/>
    <w:tmpl w:val="AA82F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12335E"/>
    <w:multiLevelType w:val="hybridMultilevel"/>
    <w:tmpl w:val="C6F2E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0827BB"/>
    <w:multiLevelType w:val="hybridMultilevel"/>
    <w:tmpl w:val="C458E6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545576BF"/>
    <w:multiLevelType w:val="hybridMultilevel"/>
    <w:tmpl w:val="28500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1B34C00"/>
    <w:multiLevelType w:val="hybridMultilevel"/>
    <w:tmpl w:val="02720E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6A6D3890"/>
    <w:multiLevelType w:val="hybridMultilevel"/>
    <w:tmpl w:val="817CDC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5677F3"/>
    <w:multiLevelType w:val="hybridMultilevel"/>
    <w:tmpl w:val="F7F40A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905024635">
    <w:abstractNumId w:val="5"/>
  </w:num>
  <w:num w:numId="2" w16cid:durableId="1113941694">
    <w:abstractNumId w:val="1"/>
  </w:num>
  <w:num w:numId="3" w16cid:durableId="339091929">
    <w:abstractNumId w:val="13"/>
  </w:num>
  <w:num w:numId="4" w16cid:durableId="1692536706">
    <w:abstractNumId w:val="8"/>
  </w:num>
  <w:num w:numId="5" w16cid:durableId="1402950318">
    <w:abstractNumId w:val="11"/>
  </w:num>
  <w:num w:numId="6" w16cid:durableId="1159689732">
    <w:abstractNumId w:val="2"/>
  </w:num>
  <w:num w:numId="7" w16cid:durableId="1107231572">
    <w:abstractNumId w:val="3"/>
  </w:num>
  <w:num w:numId="8" w16cid:durableId="303196093">
    <w:abstractNumId w:val="9"/>
  </w:num>
  <w:num w:numId="9" w16cid:durableId="1068184549">
    <w:abstractNumId w:val="6"/>
  </w:num>
  <w:num w:numId="10" w16cid:durableId="7186289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799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57850092">
    <w:abstractNumId w:val="10"/>
  </w:num>
  <w:num w:numId="13" w16cid:durableId="1995136532">
    <w:abstractNumId w:val="0"/>
  </w:num>
  <w:num w:numId="14" w16cid:durableId="695152405">
    <w:abstractNumId w:val="14"/>
  </w:num>
  <w:num w:numId="15" w16cid:durableId="43864379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eo Diggins">
    <w15:presenceInfo w15:providerId="AD" w15:userId="S::Cleo.Diggins@krgroup.co.uk::074979c2-9f74-4eb5-adb9-99e737cd81c2"/>
  </w15:person>
  <w15:person w15:author="Lucy Knowles">
    <w15:presenceInfo w15:providerId="AD" w15:userId="S::Lucy.Knowles@dpr.co.uk::2c5ea45f-f057-4f9d-9906-bf6f431c1924"/>
  </w15:person>
  <w15:person w15:author="Cleo Diggins [2]">
    <w15:presenceInfo w15:providerId="AD" w15:userId="S-1-5-21-793615679-4264697274-4204153630-11228"/>
  </w15:person>
  <w15:person w15:author="Warren Bleechmore">
    <w15:presenceInfo w15:providerId="AD" w15:userId="S::Warren.Bleechmore@dpr.co.uk::71b4479f-4456-4cb5-b8a6-a5588c74c8e1"/>
  </w15:person>
  <w15:person w15:author="Jac Jones-ARC">
    <w15:presenceInfo w15:providerId="AD" w15:userId="S-1-5-21-793615679-4264697274-4204153630-16553"/>
  </w15:person>
  <w15:person w15:author="Ashleigh Clarke">
    <w15:presenceInfo w15:providerId="AD" w15:userId="S-1-5-21-793615679-4264697274-4204153630-115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AB7"/>
    <w:rsid w:val="00001B62"/>
    <w:rsid w:val="000043BD"/>
    <w:rsid w:val="0000653E"/>
    <w:rsid w:val="00006981"/>
    <w:rsid w:val="00006DC4"/>
    <w:rsid w:val="00012AD4"/>
    <w:rsid w:val="000131F7"/>
    <w:rsid w:val="0001333F"/>
    <w:rsid w:val="00016AA5"/>
    <w:rsid w:val="00016EEB"/>
    <w:rsid w:val="000173C4"/>
    <w:rsid w:val="000216A7"/>
    <w:rsid w:val="000221BC"/>
    <w:rsid w:val="00022E9F"/>
    <w:rsid w:val="00023C43"/>
    <w:rsid w:val="00026377"/>
    <w:rsid w:val="00027261"/>
    <w:rsid w:val="000272EF"/>
    <w:rsid w:val="000305E6"/>
    <w:rsid w:val="00031C5F"/>
    <w:rsid w:val="0003347E"/>
    <w:rsid w:val="000338B1"/>
    <w:rsid w:val="0003453D"/>
    <w:rsid w:val="0003488E"/>
    <w:rsid w:val="00040229"/>
    <w:rsid w:val="00041B97"/>
    <w:rsid w:val="000458FF"/>
    <w:rsid w:val="00046CCD"/>
    <w:rsid w:val="00047C51"/>
    <w:rsid w:val="00050B6C"/>
    <w:rsid w:val="000543A9"/>
    <w:rsid w:val="00054833"/>
    <w:rsid w:val="00057EFB"/>
    <w:rsid w:val="000605F4"/>
    <w:rsid w:val="0006291D"/>
    <w:rsid w:val="00063864"/>
    <w:rsid w:val="00066769"/>
    <w:rsid w:val="0007079F"/>
    <w:rsid w:val="000720B6"/>
    <w:rsid w:val="00072D7E"/>
    <w:rsid w:val="00072FDB"/>
    <w:rsid w:val="00080D9D"/>
    <w:rsid w:val="0008234A"/>
    <w:rsid w:val="00083619"/>
    <w:rsid w:val="00084380"/>
    <w:rsid w:val="00086EF3"/>
    <w:rsid w:val="00087509"/>
    <w:rsid w:val="0009272E"/>
    <w:rsid w:val="00092E14"/>
    <w:rsid w:val="00095625"/>
    <w:rsid w:val="00095B8D"/>
    <w:rsid w:val="000A19D0"/>
    <w:rsid w:val="000A4B50"/>
    <w:rsid w:val="000A6764"/>
    <w:rsid w:val="000A6C36"/>
    <w:rsid w:val="000A79B2"/>
    <w:rsid w:val="000A7A57"/>
    <w:rsid w:val="000B1ECC"/>
    <w:rsid w:val="000B27C2"/>
    <w:rsid w:val="000B3D48"/>
    <w:rsid w:val="000B4407"/>
    <w:rsid w:val="000B4BCD"/>
    <w:rsid w:val="000B566A"/>
    <w:rsid w:val="000B65F2"/>
    <w:rsid w:val="000C14AA"/>
    <w:rsid w:val="000C2072"/>
    <w:rsid w:val="000C2345"/>
    <w:rsid w:val="000C42C0"/>
    <w:rsid w:val="000C4CE9"/>
    <w:rsid w:val="000C5031"/>
    <w:rsid w:val="000D0098"/>
    <w:rsid w:val="000D09A3"/>
    <w:rsid w:val="000D23C5"/>
    <w:rsid w:val="000D40BC"/>
    <w:rsid w:val="000D5C66"/>
    <w:rsid w:val="000D7C3C"/>
    <w:rsid w:val="000E3323"/>
    <w:rsid w:val="000E3BF4"/>
    <w:rsid w:val="000E4D9D"/>
    <w:rsid w:val="000E67C9"/>
    <w:rsid w:val="000E69ED"/>
    <w:rsid w:val="000E7F78"/>
    <w:rsid w:val="000F059F"/>
    <w:rsid w:val="000F3A77"/>
    <w:rsid w:val="000F4292"/>
    <w:rsid w:val="000F55CC"/>
    <w:rsid w:val="000F57CE"/>
    <w:rsid w:val="000F697E"/>
    <w:rsid w:val="00102809"/>
    <w:rsid w:val="001055BC"/>
    <w:rsid w:val="00106D4F"/>
    <w:rsid w:val="0011185E"/>
    <w:rsid w:val="00112F4D"/>
    <w:rsid w:val="00113429"/>
    <w:rsid w:val="00113FD2"/>
    <w:rsid w:val="0011474A"/>
    <w:rsid w:val="00115951"/>
    <w:rsid w:val="00116421"/>
    <w:rsid w:val="0011703D"/>
    <w:rsid w:val="001172EE"/>
    <w:rsid w:val="00117654"/>
    <w:rsid w:val="0012170A"/>
    <w:rsid w:val="00122F1B"/>
    <w:rsid w:val="001257C6"/>
    <w:rsid w:val="00127565"/>
    <w:rsid w:val="00131EFB"/>
    <w:rsid w:val="00132577"/>
    <w:rsid w:val="001350E0"/>
    <w:rsid w:val="00135F03"/>
    <w:rsid w:val="00137BC5"/>
    <w:rsid w:val="0014092B"/>
    <w:rsid w:val="00140F95"/>
    <w:rsid w:val="00141F0C"/>
    <w:rsid w:val="001427E4"/>
    <w:rsid w:val="0014345B"/>
    <w:rsid w:val="00143B52"/>
    <w:rsid w:val="00144DCB"/>
    <w:rsid w:val="00145C61"/>
    <w:rsid w:val="0014732A"/>
    <w:rsid w:val="00150FBD"/>
    <w:rsid w:val="00153CFA"/>
    <w:rsid w:val="001546A0"/>
    <w:rsid w:val="00154CEB"/>
    <w:rsid w:val="00154E77"/>
    <w:rsid w:val="001558A2"/>
    <w:rsid w:val="0015636E"/>
    <w:rsid w:val="00156EB7"/>
    <w:rsid w:val="0015743F"/>
    <w:rsid w:val="00161139"/>
    <w:rsid w:val="00163179"/>
    <w:rsid w:val="0016405F"/>
    <w:rsid w:val="00164184"/>
    <w:rsid w:val="00165274"/>
    <w:rsid w:val="0016594D"/>
    <w:rsid w:val="00167149"/>
    <w:rsid w:val="001676C9"/>
    <w:rsid w:val="00167AC4"/>
    <w:rsid w:val="00170CB0"/>
    <w:rsid w:val="00175141"/>
    <w:rsid w:val="00175756"/>
    <w:rsid w:val="00177092"/>
    <w:rsid w:val="0017752B"/>
    <w:rsid w:val="00177C93"/>
    <w:rsid w:val="001809F6"/>
    <w:rsid w:val="00180EE7"/>
    <w:rsid w:val="00182341"/>
    <w:rsid w:val="00182B83"/>
    <w:rsid w:val="00184279"/>
    <w:rsid w:val="00185248"/>
    <w:rsid w:val="00187121"/>
    <w:rsid w:val="001923DD"/>
    <w:rsid w:val="00192F8E"/>
    <w:rsid w:val="0019614E"/>
    <w:rsid w:val="00197329"/>
    <w:rsid w:val="001978E9"/>
    <w:rsid w:val="001A0673"/>
    <w:rsid w:val="001A22BB"/>
    <w:rsid w:val="001A2628"/>
    <w:rsid w:val="001A2866"/>
    <w:rsid w:val="001A45E9"/>
    <w:rsid w:val="001A506A"/>
    <w:rsid w:val="001A5163"/>
    <w:rsid w:val="001A632D"/>
    <w:rsid w:val="001A761B"/>
    <w:rsid w:val="001B0A5E"/>
    <w:rsid w:val="001B0BC4"/>
    <w:rsid w:val="001B156C"/>
    <w:rsid w:val="001B2A04"/>
    <w:rsid w:val="001B4B22"/>
    <w:rsid w:val="001B4C78"/>
    <w:rsid w:val="001B67AD"/>
    <w:rsid w:val="001B7E58"/>
    <w:rsid w:val="001C1C76"/>
    <w:rsid w:val="001C2820"/>
    <w:rsid w:val="001D00AB"/>
    <w:rsid w:val="001D021C"/>
    <w:rsid w:val="001D03A2"/>
    <w:rsid w:val="001D0D96"/>
    <w:rsid w:val="001D0ED3"/>
    <w:rsid w:val="001D2D33"/>
    <w:rsid w:val="001D447D"/>
    <w:rsid w:val="001D5662"/>
    <w:rsid w:val="001D628E"/>
    <w:rsid w:val="001D7172"/>
    <w:rsid w:val="001D747A"/>
    <w:rsid w:val="001D7F4D"/>
    <w:rsid w:val="001E04B0"/>
    <w:rsid w:val="001E453F"/>
    <w:rsid w:val="001E4BA1"/>
    <w:rsid w:val="001F5DE0"/>
    <w:rsid w:val="001F619B"/>
    <w:rsid w:val="001F66F8"/>
    <w:rsid w:val="001F672D"/>
    <w:rsid w:val="001F7A43"/>
    <w:rsid w:val="002024F8"/>
    <w:rsid w:val="00202B7B"/>
    <w:rsid w:val="0020447F"/>
    <w:rsid w:val="00204FAC"/>
    <w:rsid w:val="00207A1F"/>
    <w:rsid w:val="0021100E"/>
    <w:rsid w:val="00213C84"/>
    <w:rsid w:val="0021690B"/>
    <w:rsid w:val="00220E6F"/>
    <w:rsid w:val="0022234E"/>
    <w:rsid w:val="002228C9"/>
    <w:rsid w:val="00224447"/>
    <w:rsid w:val="00226957"/>
    <w:rsid w:val="00227444"/>
    <w:rsid w:val="00231E55"/>
    <w:rsid w:val="0023382B"/>
    <w:rsid w:val="00233E08"/>
    <w:rsid w:val="00234913"/>
    <w:rsid w:val="00234B2B"/>
    <w:rsid w:val="00235192"/>
    <w:rsid w:val="0023561D"/>
    <w:rsid w:val="00236C01"/>
    <w:rsid w:val="002376CB"/>
    <w:rsid w:val="00242294"/>
    <w:rsid w:val="00242492"/>
    <w:rsid w:val="00243E38"/>
    <w:rsid w:val="00244141"/>
    <w:rsid w:val="00244EAB"/>
    <w:rsid w:val="0024504A"/>
    <w:rsid w:val="0024508B"/>
    <w:rsid w:val="00250297"/>
    <w:rsid w:val="002513FA"/>
    <w:rsid w:val="00253BC0"/>
    <w:rsid w:val="00254115"/>
    <w:rsid w:val="00257925"/>
    <w:rsid w:val="00257E93"/>
    <w:rsid w:val="00261929"/>
    <w:rsid w:val="00262DDB"/>
    <w:rsid w:val="002636FB"/>
    <w:rsid w:val="00265695"/>
    <w:rsid w:val="00265D43"/>
    <w:rsid w:val="002670E0"/>
    <w:rsid w:val="00267399"/>
    <w:rsid w:val="002673DF"/>
    <w:rsid w:val="0027095E"/>
    <w:rsid w:val="002734F8"/>
    <w:rsid w:val="00275F4D"/>
    <w:rsid w:val="00281A93"/>
    <w:rsid w:val="00283872"/>
    <w:rsid w:val="00283DB4"/>
    <w:rsid w:val="0028514A"/>
    <w:rsid w:val="00285DD9"/>
    <w:rsid w:val="00287505"/>
    <w:rsid w:val="0029231B"/>
    <w:rsid w:val="002951C0"/>
    <w:rsid w:val="00296D3A"/>
    <w:rsid w:val="002A19C9"/>
    <w:rsid w:val="002A2369"/>
    <w:rsid w:val="002A2AF6"/>
    <w:rsid w:val="002A7261"/>
    <w:rsid w:val="002B021C"/>
    <w:rsid w:val="002B04F5"/>
    <w:rsid w:val="002B5704"/>
    <w:rsid w:val="002B733F"/>
    <w:rsid w:val="002B7945"/>
    <w:rsid w:val="002B7948"/>
    <w:rsid w:val="002C092A"/>
    <w:rsid w:val="002C4BEA"/>
    <w:rsid w:val="002D1144"/>
    <w:rsid w:val="002D15C7"/>
    <w:rsid w:val="002D2A84"/>
    <w:rsid w:val="002D3B23"/>
    <w:rsid w:val="002D696F"/>
    <w:rsid w:val="002D71FB"/>
    <w:rsid w:val="002E0971"/>
    <w:rsid w:val="002E09CF"/>
    <w:rsid w:val="002E1A7D"/>
    <w:rsid w:val="002E20AB"/>
    <w:rsid w:val="002E47AD"/>
    <w:rsid w:val="002E4E78"/>
    <w:rsid w:val="002E5C31"/>
    <w:rsid w:val="002E6688"/>
    <w:rsid w:val="002E7A9F"/>
    <w:rsid w:val="002F0614"/>
    <w:rsid w:val="002F1310"/>
    <w:rsid w:val="002F191A"/>
    <w:rsid w:val="002F2031"/>
    <w:rsid w:val="002F3747"/>
    <w:rsid w:val="002F5602"/>
    <w:rsid w:val="002F7AE3"/>
    <w:rsid w:val="00301A23"/>
    <w:rsid w:val="00306B68"/>
    <w:rsid w:val="00310493"/>
    <w:rsid w:val="003126FF"/>
    <w:rsid w:val="00320AED"/>
    <w:rsid w:val="00321CA2"/>
    <w:rsid w:val="003258A8"/>
    <w:rsid w:val="0032705A"/>
    <w:rsid w:val="00327BA0"/>
    <w:rsid w:val="003322E7"/>
    <w:rsid w:val="00332340"/>
    <w:rsid w:val="00334A98"/>
    <w:rsid w:val="00336AE9"/>
    <w:rsid w:val="00336C60"/>
    <w:rsid w:val="00341B50"/>
    <w:rsid w:val="003429E6"/>
    <w:rsid w:val="00342D50"/>
    <w:rsid w:val="0034413C"/>
    <w:rsid w:val="00344B1B"/>
    <w:rsid w:val="00344C40"/>
    <w:rsid w:val="00350039"/>
    <w:rsid w:val="00350237"/>
    <w:rsid w:val="00352949"/>
    <w:rsid w:val="003539F5"/>
    <w:rsid w:val="003543D8"/>
    <w:rsid w:val="0035547C"/>
    <w:rsid w:val="003561BA"/>
    <w:rsid w:val="003561C3"/>
    <w:rsid w:val="00357D99"/>
    <w:rsid w:val="003632A7"/>
    <w:rsid w:val="00367CCD"/>
    <w:rsid w:val="00367E70"/>
    <w:rsid w:val="0037009D"/>
    <w:rsid w:val="003721DC"/>
    <w:rsid w:val="003721FE"/>
    <w:rsid w:val="00373219"/>
    <w:rsid w:val="0037345E"/>
    <w:rsid w:val="00375B83"/>
    <w:rsid w:val="0037686E"/>
    <w:rsid w:val="00376E26"/>
    <w:rsid w:val="0038077C"/>
    <w:rsid w:val="00383C50"/>
    <w:rsid w:val="003873F6"/>
    <w:rsid w:val="003909D0"/>
    <w:rsid w:val="003915D1"/>
    <w:rsid w:val="00391BDE"/>
    <w:rsid w:val="003920EA"/>
    <w:rsid w:val="0039358A"/>
    <w:rsid w:val="00395D94"/>
    <w:rsid w:val="0039680A"/>
    <w:rsid w:val="003A2AA4"/>
    <w:rsid w:val="003A4C80"/>
    <w:rsid w:val="003A5A18"/>
    <w:rsid w:val="003A5C21"/>
    <w:rsid w:val="003A5E33"/>
    <w:rsid w:val="003A721D"/>
    <w:rsid w:val="003A7C0B"/>
    <w:rsid w:val="003B1432"/>
    <w:rsid w:val="003B1621"/>
    <w:rsid w:val="003B1997"/>
    <w:rsid w:val="003B3E14"/>
    <w:rsid w:val="003B442A"/>
    <w:rsid w:val="003B460F"/>
    <w:rsid w:val="003B47D5"/>
    <w:rsid w:val="003B5DA7"/>
    <w:rsid w:val="003C071D"/>
    <w:rsid w:val="003C122E"/>
    <w:rsid w:val="003C1E4A"/>
    <w:rsid w:val="003C3203"/>
    <w:rsid w:val="003C32C5"/>
    <w:rsid w:val="003C3BF0"/>
    <w:rsid w:val="003C46B5"/>
    <w:rsid w:val="003C56AF"/>
    <w:rsid w:val="003C5F2C"/>
    <w:rsid w:val="003C6AC6"/>
    <w:rsid w:val="003C6C5A"/>
    <w:rsid w:val="003C7919"/>
    <w:rsid w:val="003D0B40"/>
    <w:rsid w:val="003D21FD"/>
    <w:rsid w:val="003D3FF1"/>
    <w:rsid w:val="003D4AE4"/>
    <w:rsid w:val="003D5D5F"/>
    <w:rsid w:val="003D6416"/>
    <w:rsid w:val="003D6678"/>
    <w:rsid w:val="003D7290"/>
    <w:rsid w:val="003E21C1"/>
    <w:rsid w:val="003E3FA1"/>
    <w:rsid w:val="003E406F"/>
    <w:rsid w:val="003E52B3"/>
    <w:rsid w:val="003E577F"/>
    <w:rsid w:val="003E7272"/>
    <w:rsid w:val="003F0680"/>
    <w:rsid w:val="003F7B7F"/>
    <w:rsid w:val="004005C9"/>
    <w:rsid w:val="004006DB"/>
    <w:rsid w:val="00401381"/>
    <w:rsid w:val="00402B18"/>
    <w:rsid w:val="00403B89"/>
    <w:rsid w:val="00404478"/>
    <w:rsid w:val="004067CA"/>
    <w:rsid w:val="00407370"/>
    <w:rsid w:val="00410397"/>
    <w:rsid w:val="00410F64"/>
    <w:rsid w:val="00414145"/>
    <w:rsid w:val="0041774F"/>
    <w:rsid w:val="004200D0"/>
    <w:rsid w:val="004207A7"/>
    <w:rsid w:val="00420C15"/>
    <w:rsid w:val="004247C8"/>
    <w:rsid w:val="00427EBF"/>
    <w:rsid w:val="00430084"/>
    <w:rsid w:val="0043038A"/>
    <w:rsid w:val="00432368"/>
    <w:rsid w:val="0043268E"/>
    <w:rsid w:val="00432D1B"/>
    <w:rsid w:val="00432FA2"/>
    <w:rsid w:val="004331C9"/>
    <w:rsid w:val="00433CB5"/>
    <w:rsid w:val="00434455"/>
    <w:rsid w:val="00434B6D"/>
    <w:rsid w:val="00434CB8"/>
    <w:rsid w:val="00436B06"/>
    <w:rsid w:val="0043728A"/>
    <w:rsid w:val="0043765F"/>
    <w:rsid w:val="00440822"/>
    <w:rsid w:val="00441F20"/>
    <w:rsid w:val="00442398"/>
    <w:rsid w:val="00442D0E"/>
    <w:rsid w:val="004430E4"/>
    <w:rsid w:val="004439FC"/>
    <w:rsid w:val="00443DD8"/>
    <w:rsid w:val="004508B9"/>
    <w:rsid w:val="00454D3A"/>
    <w:rsid w:val="00455982"/>
    <w:rsid w:val="00457744"/>
    <w:rsid w:val="0046184B"/>
    <w:rsid w:val="0046190E"/>
    <w:rsid w:val="004620F4"/>
    <w:rsid w:val="00464BDC"/>
    <w:rsid w:val="00466FF5"/>
    <w:rsid w:val="004710A4"/>
    <w:rsid w:val="00471742"/>
    <w:rsid w:val="0047476E"/>
    <w:rsid w:val="00476301"/>
    <w:rsid w:val="004768AF"/>
    <w:rsid w:val="00477194"/>
    <w:rsid w:val="00477203"/>
    <w:rsid w:val="004820D4"/>
    <w:rsid w:val="00482C48"/>
    <w:rsid w:val="00483652"/>
    <w:rsid w:val="00483C52"/>
    <w:rsid w:val="00485A61"/>
    <w:rsid w:val="00487C52"/>
    <w:rsid w:val="004911EA"/>
    <w:rsid w:val="0049166A"/>
    <w:rsid w:val="004931F8"/>
    <w:rsid w:val="00493352"/>
    <w:rsid w:val="00493692"/>
    <w:rsid w:val="00493920"/>
    <w:rsid w:val="0049501A"/>
    <w:rsid w:val="004953FC"/>
    <w:rsid w:val="00495BFE"/>
    <w:rsid w:val="00496262"/>
    <w:rsid w:val="004969E3"/>
    <w:rsid w:val="004A3C32"/>
    <w:rsid w:val="004A5D3B"/>
    <w:rsid w:val="004B03A7"/>
    <w:rsid w:val="004B1695"/>
    <w:rsid w:val="004B3FB6"/>
    <w:rsid w:val="004B5467"/>
    <w:rsid w:val="004C5EE6"/>
    <w:rsid w:val="004D013F"/>
    <w:rsid w:val="004D0CE9"/>
    <w:rsid w:val="004D0D8B"/>
    <w:rsid w:val="004D3A05"/>
    <w:rsid w:val="004D53D5"/>
    <w:rsid w:val="004E0622"/>
    <w:rsid w:val="004E092C"/>
    <w:rsid w:val="004E0D87"/>
    <w:rsid w:val="004E1905"/>
    <w:rsid w:val="004E27DC"/>
    <w:rsid w:val="004E2D0F"/>
    <w:rsid w:val="004E2D4C"/>
    <w:rsid w:val="004E5342"/>
    <w:rsid w:val="004E5366"/>
    <w:rsid w:val="004E5D2A"/>
    <w:rsid w:val="004E60C9"/>
    <w:rsid w:val="004E6689"/>
    <w:rsid w:val="004E6E74"/>
    <w:rsid w:val="004F1308"/>
    <w:rsid w:val="004F15CA"/>
    <w:rsid w:val="004F263C"/>
    <w:rsid w:val="004F311C"/>
    <w:rsid w:val="004F6D99"/>
    <w:rsid w:val="004F739F"/>
    <w:rsid w:val="004F7AFB"/>
    <w:rsid w:val="0050058F"/>
    <w:rsid w:val="00501A8E"/>
    <w:rsid w:val="005028E0"/>
    <w:rsid w:val="00503611"/>
    <w:rsid w:val="005054C5"/>
    <w:rsid w:val="005055BF"/>
    <w:rsid w:val="005067DB"/>
    <w:rsid w:val="0050766B"/>
    <w:rsid w:val="00511BF3"/>
    <w:rsid w:val="005134F5"/>
    <w:rsid w:val="0051509F"/>
    <w:rsid w:val="00516DCD"/>
    <w:rsid w:val="00517E33"/>
    <w:rsid w:val="00526AA2"/>
    <w:rsid w:val="00531355"/>
    <w:rsid w:val="00535D39"/>
    <w:rsid w:val="00535DFF"/>
    <w:rsid w:val="00535EC5"/>
    <w:rsid w:val="00536879"/>
    <w:rsid w:val="00540682"/>
    <w:rsid w:val="005407CC"/>
    <w:rsid w:val="00542A7D"/>
    <w:rsid w:val="00543D39"/>
    <w:rsid w:val="00547ABF"/>
    <w:rsid w:val="005519E6"/>
    <w:rsid w:val="00553624"/>
    <w:rsid w:val="00553A28"/>
    <w:rsid w:val="0055563C"/>
    <w:rsid w:val="005569E3"/>
    <w:rsid w:val="00556DE5"/>
    <w:rsid w:val="00560D40"/>
    <w:rsid w:val="00562179"/>
    <w:rsid w:val="00562CC9"/>
    <w:rsid w:val="0056371F"/>
    <w:rsid w:val="00565433"/>
    <w:rsid w:val="00565AE2"/>
    <w:rsid w:val="00566718"/>
    <w:rsid w:val="00567058"/>
    <w:rsid w:val="00571FDE"/>
    <w:rsid w:val="005728B7"/>
    <w:rsid w:val="0057320B"/>
    <w:rsid w:val="00573C77"/>
    <w:rsid w:val="00573DD4"/>
    <w:rsid w:val="00575E77"/>
    <w:rsid w:val="0058012B"/>
    <w:rsid w:val="00581DEF"/>
    <w:rsid w:val="005850AA"/>
    <w:rsid w:val="005874A6"/>
    <w:rsid w:val="005874CA"/>
    <w:rsid w:val="005874F1"/>
    <w:rsid w:val="0058773E"/>
    <w:rsid w:val="00587BE3"/>
    <w:rsid w:val="005914A2"/>
    <w:rsid w:val="0059317C"/>
    <w:rsid w:val="00593557"/>
    <w:rsid w:val="00594813"/>
    <w:rsid w:val="00597F03"/>
    <w:rsid w:val="005A16DA"/>
    <w:rsid w:val="005A208C"/>
    <w:rsid w:val="005A2B7B"/>
    <w:rsid w:val="005A64D3"/>
    <w:rsid w:val="005B025A"/>
    <w:rsid w:val="005B0922"/>
    <w:rsid w:val="005B13CF"/>
    <w:rsid w:val="005B39B6"/>
    <w:rsid w:val="005B4FFA"/>
    <w:rsid w:val="005B572B"/>
    <w:rsid w:val="005B5E38"/>
    <w:rsid w:val="005B74C6"/>
    <w:rsid w:val="005C6047"/>
    <w:rsid w:val="005C6335"/>
    <w:rsid w:val="005C7B18"/>
    <w:rsid w:val="005D06AF"/>
    <w:rsid w:val="005D07A3"/>
    <w:rsid w:val="005D153E"/>
    <w:rsid w:val="005D223B"/>
    <w:rsid w:val="005D2C6C"/>
    <w:rsid w:val="005D484C"/>
    <w:rsid w:val="005D59AE"/>
    <w:rsid w:val="005E310F"/>
    <w:rsid w:val="005E3E7B"/>
    <w:rsid w:val="005E522A"/>
    <w:rsid w:val="005E741F"/>
    <w:rsid w:val="005E784C"/>
    <w:rsid w:val="005F0B5F"/>
    <w:rsid w:val="005F54C3"/>
    <w:rsid w:val="005F5ACD"/>
    <w:rsid w:val="0060159F"/>
    <w:rsid w:val="006059BE"/>
    <w:rsid w:val="00610B9C"/>
    <w:rsid w:val="006129A8"/>
    <w:rsid w:val="00614BCB"/>
    <w:rsid w:val="00623B59"/>
    <w:rsid w:val="00625339"/>
    <w:rsid w:val="006257BB"/>
    <w:rsid w:val="00626D3E"/>
    <w:rsid w:val="006273B4"/>
    <w:rsid w:val="00627CFD"/>
    <w:rsid w:val="00633080"/>
    <w:rsid w:val="00635F53"/>
    <w:rsid w:val="00636A24"/>
    <w:rsid w:val="00636E03"/>
    <w:rsid w:val="00637F2D"/>
    <w:rsid w:val="0064193B"/>
    <w:rsid w:val="00642DEE"/>
    <w:rsid w:val="0064432D"/>
    <w:rsid w:val="00645F6C"/>
    <w:rsid w:val="00645FAA"/>
    <w:rsid w:val="006468A6"/>
    <w:rsid w:val="006474A7"/>
    <w:rsid w:val="00650F49"/>
    <w:rsid w:val="006517C7"/>
    <w:rsid w:val="0065194F"/>
    <w:rsid w:val="00654A1A"/>
    <w:rsid w:val="0065718C"/>
    <w:rsid w:val="00657A25"/>
    <w:rsid w:val="00660F27"/>
    <w:rsid w:val="006613FC"/>
    <w:rsid w:val="00663609"/>
    <w:rsid w:val="006640B2"/>
    <w:rsid w:val="00664210"/>
    <w:rsid w:val="00665761"/>
    <w:rsid w:val="00666AB1"/>
    <w:rsid w:val="00673291"/>
    <w:rsid w:val="00675331"/>
    <w:rsid w:val="00675D96"/>
    <w:rsid w:val="006917E1"/>
    <w:rsid w:val="00693BE0"/>
    <w:rsid w:val="00694424"/>
    <w:rsid w:val="00696CCC"/>
    <w:rsid w:val="006A14D8"/>
    <w:rsid w:val="006A2B4F"/>
    <w:rsid w:val="006A381E"/>
    <w:rsid w:val="006A44A4"/>
    <w:rsid w:val="006A67FB"/>
    <w:rsid w:val="006A7009"/>
    <w:rsid w:val="006A7C20"/>
    <w:rsid w:val="006B0A66"/>
    <w:rsid w:val="006B28A9"/>
    <w:rsid w:val="006B3630"/>
    <w:rsid w:val="006B441E"/>
    <w:rsid w:val="006B6050"/>
    <w:rsid w:val="006B7367"/>
    <w:rsid w:val="006C003B"/>
    <w:rsid w:val="006C0255"/>
    <w:rsid w:val="006C27F4"/>
    <w:rsid w:val="006C5C80"/>
    <w:rsid w:val="006C6DB4"/>
    <w:rsid w:val="006D2B55"/>
    <w:rsid w:val="006D2C77"/>
    <w:rsid w:val="006D37A9"/>
    <w:rsid w:val="006D53B4"/>
    <w:rsid w:val="006D561D"/>
    <w:rsid w:val="006D5735"/>
    <w:rsid w:val="006D5CCD"/>
    <w:rsid w:val="006E2A42"/>
    <w:rsid w:val="006E432C"/>
    <w:rsid w:val="006E4903"/>
    <w:rsid w:val="006E4E53"/>
    <w:rsid w:val="006E52AC"/>
    <w:rsid w:val="006E640C"/>
    <w:rsid w:val="006E7C22"/>
    <w:rsid w:val="006E7F0F"/>
    <w:rsid w:val="006F2044"/>
    <w:rsid w:val="006F20A8"/>
    <w:rsid w:val="006F3250"/>
    <w:rsid w:val="006F345D"/>
    <w:rsid w:val="006F3964"/>
    <w:rsid w:val="006F4575"/>
    <w:rsid w:val="006F4A35"/>
    <w:rsid w:val="00700255"/>
    <w:rsid w:val="007036FB"/>
    <w:rsid w:val="00705781"/>
    <w:rsid w:val="0070629D"/>
    <w:rsid w:val="00706CC3"/>
    <w:rsid w:val="00713366"/>
    <w:rsid w:val="00716EC1"/>
    <w:rsid w:val="00717771"/>
    <w:rsid w:val="007177FC"/>
    <w:rsid w:val="00720810"/>
    <w:rsid w:val="00724F63"/>
    <w:rsid w:val="007273BC"/>
    <w:rsid w:val="007309D9"/>
    <w:rsid w:val="00731331"/>
    <w:rsid w:val="00732F4B"/>
    <w:rsid w:val="00733659"/>
    <w:rsid w:val="00740CC0"/>
    <w:rsid w:val="00741FAF"/>
    <w:rsid w:val="00745525"/>
    <w:rsid w:val="0074741D"/>
    <w:rsid w:val="00747F5C"/>
    <w:rsid w:val="00751595"/>
    <w:rsid w:val="00753E74"/>
    <w:rsid w:val="00753F28"/>
    <w:rsid w:val="007540EF"/>
    <w:rsid w:val="0075517D"/>
    <w:rsid w:val="00761B1C"/>
    <w:rsid w:val="007622E5"/>
    <w:rsid w:val="00762732"/>
    <w:rsid w:val="00763691"/>
    <w:rsid w:val="00765E9E"/>
    <w:rsid w:val="007660EE"/>
    <w:rsid w:val="00766EEA"/>
    <w:rsid w:val="00771C48"/>
    <w:rsid w:val="00772614"/>
    <w:rsid w:val="00772E48"/>
    <w:rsid w:val="0077492F"/>
    <w:rsid w:val="00775F0D"/>
    <w:rsid w:val="00776AF5"/>
    <w:rsid w:val="0077756E"/>
    <w:rsid w:val="0079012C"/>
    <w:rsid w:val="007909D7"/>
    <w:rsid w:val="00790B4C"/>
    <w:rsid w:val="00792F20"/>
    <w:rsid w:val="007930E7"/>
    <w:rsid w:val="00793A16"/>
    <w:rsid w:val="00794C5F"/>
    <w:rsid w:val="0079645A"/>
    <w:rsid w:val="007A3935"/>
    <w:rsid w:val="007A3C2B"/>
    <w:rsid w:val="007A5284"/>
    <w:rsid w:val="007A709C"/>
    <w:rsid w:val="007A7E8A"/>
    <w:rsid w:val="007B0615"/>
    <w:rsid w:val="007B06D4"/>
    <w:rsid w:val="007B09CA"/>
    <w:rsid w:val="007B47C0"/>
    <w:rsid w:val="007B5231"/>
    <w:rsid w:val="007B5E67"/>
    <w:rsid w:val="007C2C07"/>
    <w:rsid w:val="007C4146"/>
    <w:rsid w:val="007C4702"/>
    <w:rsid w:val="007C5DB8"/>
    <w:rsid w:val="007C6204"/>
    <w:rsid w:val="007C735F"/>
    <w:rsid w:val="007D3847"/>
    <w:rsid w:val="007D5E0B"/>
    <w:rsid w:val="007D6423"/>
    <w:rsid w:val="007D76DA"/>
    <w:rsid w:val="007D7A29"/>
    <w:rsid w:val="007E3730"/>
    <w:rsid w:val="007E47EE"/>
    <w:rsid w:val="007E498B"/>
    <w:rsid w:val="007E5D5F"/>
    <w:rsid w:val="007E6154"/>
    <w:rsid w:val="007F485A"/>
    <w:rsid w:val="007F64A1"/>
    <w:rsid w:val="007F6A72"/>
    <w:rsid w:val="00800595"/>
    <w:rsid w:val="008011BB"/>
    <w:rsid w:val="00801755"/>
    <w:rsid w:val="008032E6"/>
    <w:rsid w:val="00805AD3"/>
    <w:rsid w:val="0080789C"/>
    <w:rsid w:val="00810DAC"/>
    <w:rsid w:val="00812E3B"/>
    <w:rsid w:val="00813FEB"/>
    <w:rsid w:val="008218B8"/>
    <w:rsid w:val="00821D96"/>
    <w:rsid w:val="00822373"/>
    <w:rsid w:val="00827281"/>
    <w:rsid w:val="00827F18"/>
    <w:rsid w:val="00831FFE"/>
    <w:rsid w:val="008326E5"/>
    <w:rsid w:val="00832D80"/>
    <w:rsid w:val="00835FE4"/>
    <w:rsid w:val="00841A92"/>
    <w:rsid w:val="00843DB1"/>
    <w:rsid w:val="00845165"/>
    <w:rsid w:val="00845267"/>
    <w:rsid w:val="00846C3A"/>
    <w:rsid w:val="00850413"/>
    <w:rsid w:val="00850DE0"/>
    <w:rsid w:val="0085319A"/>
    <w:rsid w:val="00853E05"/>
    <w:rsid w:val="0086031E"/>
    <w:rsid w:val="00861B5E"/>
    <w:rsid w:val="008623BF"/>
    <w:rsid w:val="00862AB8"/>
    <w:rsid w:val="0086407E"/>
    <w:rsid w:val="00866175"/>
    <w:rsid w:val="008679A8"/>
    <w:rsid w:val="00870AAE"/>
    <w:rsid w:val="00871532"/>
    <w:rsid w:val="00871CB4"/>
    <w:rsid w:val="00873DF1"/>
    <w:rsid w:val="00873FA2"/>
    <w:rsid w:val="00876A6E"/>
    <w:rsid w:val="0087713D"/>
    <w:rsid w:val="008804BA"/>
    <w:rsid w:val="00881978"/>
    <w:rsid w:val="0088222C"/>
    <w:rsid w:val="0088238B"/>
    <w:rsid w:val="00882A65"/>
    <w:rsid w:val="00882FDF"/>
    <w:rsid w:val="008861E4"/>
    <w:rsid w:val="00886867"/>
    <w:rsid w:val="0089037F"/>
    <w:rsid w:val="00890619"/>
    <w:rsid w:val="00891053"/>
    <w:rsid w:val="00893346"/>
    <w:rsid w:val="00893A2E"/>
    <w:rsid w:val="00893FAC"/>
    <w:rsid w:val="008967D1"/>
    <w:rsid w:val="008A1C5F"/>
    <w:rsid w:val="008A1DA0"/>
    <w:rsid w:val="008A4CE8"/>
    <w:rsid w:val="008A51B7"/>
    <w:rsid w:val="008A7F40"/>
    <w:rsid w:val="008B2239"/>
    <w:rsid w:val="008B5A9D"/>
    <w:rsid w:val="008B68AB"/>
    <w:rsid w:val="008B72A2"/>
    <w:rsid w:val="008C0CC0"/>
    <w:rsid w:val="008C1B98"/>
    <w:rsid w:val="008C3A5D"/>
    <w:rsid w:val="008C4F41"/>
    <w:rsid w:val="008C58F9"/>
    <w:rsid w:val="008D13CF"/>
    <w:rsid w:val="008D1B97"/>
    <w:rsid w:val="008D2603"/>
    <w:rsid w:val="008D46AD"/>
    <w:rsid w:val="008D6DE1"/>
    <w:rsid w:val="008E522B"/>
    <w:rsid w:val="008E59D0"/>
    <w:rsid w:val="008E747C"/>
    <w:rsid w:val="008E7E85"/>
    <w:rsid w:val="008F171E"/>
    <w:rsid w:val="008F2587"/>
    <w:rsid w:val="008F2A09"/>
    <w:rsid w:val="008F31AD"/>
    <w:rsid w:val="00900AF2"/>
    <w:rsid w:val="009022C4"/>
    <w:rsid w:val="00902A8C"/>
    <w:rsid w:val="0090379F"/>
    <w:rsid w:val="009044B8"/>
    <w:rsid w:val="00905B4B"/>
    <w:rsid w:val="0090654C"/>
    <w:rsid w:val="009114EF"/>
    <w:rsid w:val="00912783"/>
    <w:rsid w:val="00914B57"/>
    <w:rsid w:val="0091597C"/>
    <w:rsid w:val="009227FF"/>
    <w:rsid w:val="00924472"/>
    <w:rsid w:val="00924F4F"/>
    <w:rsid w:val="00930B8D"/>
    <w:rsid w:val="00930DDB"/>
    <w:rsid w:val="0093175C"/>
    <w:rsid w:val="00931886"/>
    <w:rsid w:val="009324B7"/>
    <w:rsid w:val="0093551F"/>
    <w:rsid w:val="00936275"/>
    <w:rsid w:val="00936793"/>
    <w:rsid w:val="00936C15"/>
    <w:rsid w:val="00936C95"/>
    <w:rsid w:val="00936D0E"/>
    <w:rsid w:val="00936D61"/>
    <w:rsid w:val="00937837"/>
    <w:rsid w:val="00941EAD"/>
    <w:rsid w:val="00944561"/>
    <w:rsid w:val="0095414E"/>
    <w:rsid w:val="009565F7"/>
    <w:rsid w:val="00957FA5"/>
    <w:rsid w:val="00963059"/>
    <w:rsid w:val="00964B89"/>
    <w:rsid w:val="00965B14"/>
    <w:rsid w:val="00965C42"/>
    <w:rsid w:val="00973721"/>
    <w:rsid w:val="00974D3A"/>
    <w:rsid w:val="00974FE7"/>
    <w:rsid w:val="00976577"/>
    <w:rsid w:val="00977416"/>
    <w:rsid w:val="0098351C"/>
    <w:rsid w:val="009901B8"/>
    <w:rsid w:val="00990A6C"/>
    <w:rsid w:val="00991766"/>
    <w:rsid w:val="00991B1B"/>
    <w:rsid w:val="009938E2"/>
    <w:rsid w:val="0099459F"/>
    <w:rsid w:val="0099591F"/>
    <w:rsid w:val="009962F9"/>
    <w:rsid w:val="00996EDD"/>
    <w:rsid w:val="00997C91"/>
    <w:rsid w:val="009A06A5"/>
    <w:rsid w:val="009A1B1C"/>
    <w:rsid w:val="009A7B75"/>
    <w:rsid w:val="009B048C"/>
    <w:rsid w:val="009B0B1B"/>
    <w:rsid w:val="009B0D48"/>
    <w:rsid w:val="009B3EC8"/>
    <w:rsid w:val="009B49C5"/>
    <w:rsid w:val="009B54B4"/>
    <w:rsid w:val="009C12F2"/>
    <w:rsid w:val="009C3514"/>
    <w:rsid w:val="009C5237"/>
    <w:rsid w:val="009C54E2"/>
    <w:rsid w:val="009C79A1"/>
    <w:rsid w:val="009D6423"/>
    <w:rsid w:val="009D6E46"/>
    <w:rsid w:val="009E0474"/>
    <w:rsid w:val="009E3EC7"/>
    <w:rsid w:val="009E45D1"/>
    <w:rsid w:val="009E76AC"/>
    <w:rsid w:val="009F304B"/>
    <w:rsid w:val="009F362D"/>
    <w:rsid w:val="009F3BEC"/>
    <w:rsid w:val="009F4044"/>
    <w:rsid w:val="009F52F1"/>
    <w:rsid w:val="009F60A3"/>
    <w:rsid w:val="00A048E1"/>
    <w:rsid w:val="00A0708A"/>
    <w:rsid w:val="00A07605"/>
    <w:rsid w:val="00A11F98"/>
    <w:rsid w:val="00A12203"/>
    <w:rsid w:val="00A14DBB"/>
    <w:rsid w:val="00A17B96"/>
    <w:rsid w:val="00A20599"/>
    <w:rsid w:val="00A211AC"/>
    <w:rsid w:val="00A24F11"/>
    <w:rsid w:val="00A2689D"/>
    <w:rsid w:val="00A318E6"/>
    <w:rsid w:val="00A31BB7"/>
    <w:rsid w:val="00A31BCA"/>
    <w:rsid w:val="00A32A65"/>
    <w:rsid w:val="00A33257"/>
    <w:rsid w:val="00A3344B"/>
    <w:rsid w:val="00A34DE1"/>
    <w:rsid w:val="00A361BB"/>
    <w:rsid w:val="00A36648"/>
    <w:rsid w:val="00A37928"/>
    <w:rsid w:val="00A37DD4"/>
    <w:rsid w:val="00A40731"/>
    <w:rsid w:val="00A441A5"/>
    <w:rsid w:val="00A4544F"/>
    <w:rsid w:val="00A456A5"/>
    <w:rsid w:val="00A50438"/>
    <w:rsid w:val="00A508C1"/>
    <w:rsid w:val="00A50B10"/>
    <w:rsid w:val="00A51544"/>
    <w:rsid w:val="00A51E15"/>
    <w:rsid w:val="00A52E2F"/>
    <w:rsid w:val="00A53562"/>
    <w:rsid w:val="00A57585"/>
    <w:rsid w:val="00A57881"/>
    <w:rsid w:val="00A57EA9"/>
    <w:rsid w:val="00A6035E"/>
    <w:rsid w:val="00A61DAA"/>
    <w:rsid w:val="00A64ADD"/>
    <w:rsid w:val="00A74D3A"/>
    <w:rsid w:val="00A75127"/>
    <w:rsid w:val="00A7563B"/>
    <w:rsid w:val="00A75AF8"/>
    <w:rsid w:val="00A76963"/>
    <w:rsid w:val="00A80178"/>
    <w:rsid w:val="00A8071B"/>
    <w:rsid w:val="00A83CEB"/>
    <w:rsid w:val="00A84187"/>
    <w:rsid w:val="00A844EC"/>
    <w:rsid w:val="00A845C2"/>
    <w:rsid w:val="00A84E77"/>
    <w:rsid w:val="00A8551A"/>
    <w:rsid w:val="00A86312"/>
    <w:rsid w:val="00A8733E"/>
    <w:rsid w:val="00A879AB"/>
    <w:rsid w:val="00A92BC5"/>
    <w:rsid w:val="00AA0B31"/>
    <w:rsid w:val="00AA25E6"/>
    <w:rsid w:val="00AA3401"/>
    <w:rsid w:val="00AA576E"/>
    <w:rsid w:val="00AB09B0"/>
    <w:rsid w:val="00AB0AA7"/>
    <w:rsid w:val="00AB0D75"/>
    <w:rsid w:val="00AB3F6E"/>
    <w:rsid w:val="00AB4F60"/>
    <w:rsid w:val="00AB54BB"/>
    <w:rsid w:val="00AB7508"/>
    <w:rsid w:val="00AC0191"/>
    <w:rsid w:val="00AC1C16"/>
    <w:rsid w:val="00AC3701"/>
    <w:rsid w:val="00AC6EB8"/>
    <w:rsid w:val="00AD1402"/>
    <w:rsid w:val="00AD3B0A"/>
    <w:rsid w:val="00AD6229"/>
    <w:rsid w:val="00AE1352"/>
    <w:rsid w:val="00AE1596"/>
    <w:rsid w:val="00AE1DB5"/>
    <w:rsid w:val="00AE2312"/>
    <w:rsid w:val="00AE2732"/>
    <w:rsid w:val="00AE579A"/>
    <w:rsid w:val="00AE6210"/>
    <w:rsid w:val="00AF1ACA"/>
    <w:rsid w:val="00AF2310"/>
    <w:rsid w:val="00AF2429"/>
    <w:rsid w:val="00AF2ADA"/>
    <w:rsid w:val="00AF415C"/>
    <w:rsid w:val="00AF4D1F"/>
    <w:rsid w:val="00AF5193"/>
    <w:rsid w:val="00AF75C6"/>
    <w:rsid w:val="00AF79BB"/>
    <w:rsid w:val="00AF7E57"/>
    <w:rsid w:val="00B03A0F"/>
    <w:rsid w:val="00B04D9F"/>
    <w:rsid w:val="00B05C1B"/>
    <w:rsid w:val="00B072C7"/>
    <w:rsid w:val="00B074B4"/>
    <w:rsid w:val="00B07EAD"/>
    <w:rsid w:val="00B10067"/>
    <w:rsid w:val="00B14002"/>
    <w:rsid w:val="00B1410D"/>
    <w:rsid w:val="00B14BD8"/>
    <w:rsid w:val="00B1530F"/>
    <w:rsid w:val="00B15434"/>
    <w:rsid w:val="00B16685"/>
    <w:rsid w:val="00B24017"/>
    <w:rsid w:val="00B245D4"/>
    <w:rsid w:val="00B257C2"/>
    <w:rsid w:val="00B274DB"/>
    <w:rsid w:val="00B31DC6"/>
    <w:rsid w:val="00B32DDD"/>
    <w:rsid w:val="00B33F90"/>
    <w:rsid w:val="00B34CD8"/>
    <w:rsid w:val="00B365D0"/>
    <w:rsid w:val="00B36F2E"/>
    <w:rsid w:val="00B400A5"/>
    <w:rsid w:val="00B4278A"/>
    <w:rsid w:val="00B42CE5"/>
    <w:rsid w:val="00B45340"/>
    <w:rsid w:val="00B45F27"/>
    <w:rsid w:val="00B46A04"/>
    <w:rsid w:val="00B473AA"/>
    <w:rsid w:val="00B52C2E"/>
    <w:rsid w:val="00B54962"/>
    <w:rsid w:val="00B5606A"/>
    <w:rsid w:val="00B569DC"/>
    <w:rsid w:val="00B57FF9"/>
    <w:rsid w:val="00B61401"/>
    <w:rsid w:val="00B6235F"/>
    <w:rsid w:val="00B623AD"/>
    <w:rsid w:val="00B645C6"/>
    <w:rsid w:val="00B6749E"/>
    <w:rsid w:val="00B7260C"/>
    <w:rsid w:val="00B72D2C"/>
    <w:rsid w:val="00B77A4B"/>
    <w:rsid w:val="00B80469"/>
    <w:rsid w:val="00B827D5"/>
    <w:rsid w:val="00B85C7B"/>
    <w:rsid w:val="00B862EB"/>
    <w:rsid w:val="00B87420"/>
    <w:rsid w:val="00B93017"/>
    <w:rsid w:val="00B93B56"/>
    <w:rsid w:val="00B9402C"/>
    <w:rsid w:val="00B95C8B"/>
    <w:rsid w:val="00B9755A"/>
    <w:rsid w:val="00BA2B7F"/>
    <w:rsid w:val="00BA49DA"/>
    <w:rsid w:val="00BB0E69"/>
    <w:rsid w:val="00BB1AB7"/>
    <w:rsid w:val="00BB612F"/>
    <w:rsid w:val="00BB637E"/>
    <w:rsid w:val="00BB700E"/>
    <w:rsid w:val="00BC199C"/>
    <w:rsid w:val="00BC3E38"/>
    <w:rsid w:val="00BC547E"/>
    <w:rsid w:val="00BC6FA1"/>
    <w:rsid w:val="00BD12FF"/>
    <w:rsid w:val="00BD3324"/>
    <w:rsid w:val="00BD4365"/>
    <w:rsid w:val="00BD5156"/>
    <w:rsid w:val="00BE3B7D"/>
    <w:rsid w:val="00BE5CDC"/>
    <w:rsid w:val="00BE72E7"/>
    <w:rsid w:val="00BE737F"/>
    <w:rsid w:val="00BF277C"/>
    <w:rsid w:val="00BF4DD9"/>
    <w:rsid w:val="00BF5895"/>
    <w:rsid w:val="00BF5A37"/>
    <w:rsid w:val="00C01903"/>
    <w:rsid w:val="00C01A81"/>
    <w:rsid w:val="00C02282"/>
    <w:rsid w:val="00C0651A"/>
    <w:rsid w:val="00C06E27"/>
    <w:rsid w:val="00C07530"/>
    <w:rsid w:val="00C117E5"/>
    <w:rsid w:val="00C11D48"/>
    <w:rsid w:val="00C12208"/>
    <w:rsid w:val="00C135E9"/>
    <w:rsid w:val="00C138B6"/>
    <w:rsid w:val="00C14857"/>
    <w:rsid w:val="00C14E29"/>
    <w:rsid w:val="00C1517E"/>
    <w:rsid w:val="00C158F9"/>
    <w:rsid w:val="00C15EDB"/>
    <w:rsid w:val="00C23345"/>
    <w:rsid w:val="00C24556"/>
    <w:rsid w:val="00C24617"/>
    <w:rsid w:val="00C25756"/>
    <w:rsid w:val="00C26C6A"/>
    <w:rsid w:val="00C26E34"/>
    <w:rsid w:val="00C31188"/>
    <w:rsid w:val="00C311B1"/>
    <w:rsid w:val="00C32585"/>
    <w:rsid w:val="00C32B60"/>
    <w:rsid w:val="00C33A0C"/>
    <w:rsid w:val="00C34579"/>
    <w:rsid w:val="00C354CD"/>
    <w:rsid w:val="00C36AA6"/>
    <w:rsid w:val="00C36CC4"/>
    <w:rsid w:val="00C436C5"/>
    <w:rsid w:val="00C43D52"/>
    <w:rsid w:val="00C4532A"/>
    <w:rsid w:val="00C463E3"/>
    <w:rsid w:val="00C474AD"/>
    <w:rsid w:val="00C52835"/>
    <w:rsid w:val="00C54944"/>
    <w:rsid w:val="00C6144D"/>
    <w:rsid w:val="00C66C89"/>
    <w:rsid w:val="00C702F0"/>
    <w:rsid w:val="00C72331"/>
    <w:rsid w:val="00C74A2B"/>
    <w:rsid w:val="00C7682E"/>
    <w:rsid w:val="00C76B31"/>
    <w:rsid w:val="00C810B1"/>
    <w:rsid w:val="00C8437D"/>
    <w:rsid w:val="00C8622A"/>
    <w:rsid w:val="00C9005B"/>
    <w:rsid w:val="00C90885"/>
    <w:rsid w:val="00C919DE"/>
    <w:rsid w:val="00C92102"/>
    <w:rsid w:val="00C9259E"/>
    <w:rsid w:val="00C926C6"/>
    <w:rsid w:val="00C955BA"/>
    <w:rsid w:val="00C95D77"/>
    <w:rsid w:val="00C96783"/>
    <w:rsid w:val="00C977E8"/>
    <w:rsid w:val="00CA1028"/>
    <w:rsid w:val="00CA16FA"/>
    <w:rsid w:val="00CA1CED"/>
    <w:rsid w:val="00CA1F83"/>
    <w:rsid w:val="00CA5A8B"/>
    <w:rsid w:val="00CA6515"/>
    <w:rsid w:val="00CB0E2B"/>
    <w:rsid w:val="00CB11EF"/>
    <w:rsid w:val="00CB1B83"/>
    <w:rsid w:val="00CB2769"/>
    <w:rsid w:val="00CB32C6"/>
    <w:rsid w:val="00CB78F9"/>
    <w:rsid w:val="00CC02C1"/>
    <w:rsid w:val="00CC2BF2"/>
    <w:rsid w:val="00CC2E38"/>
    <w:rsid w:val="00CC3007"/>
    <w:rsid w:val="00CC3941"/>
    <w:rsid w:val="00CC419A"/>
    <w:rsid w:val="00CC42EA"/>
    <w:rsid w:val="00CC435A"/>
    <w:rsid w:val="00CC5069"/>
    <w:rsid w:val="00CD2612"/>
    <w:rsid w:val="00CD29D0"/>
    <w:rsid w:val="00CD5213"/>
    <w:rsid w:val="00CD5EEF"/>
    <w:rsid w:val="00CE0054"/>
    <w:rsid w:val="00CE43CD"/>
    <w:rsid w:val="00CE7CAA"/>
    <w:rsid w:val="00CF14A4"/>
    <w:rsid w:val="00CF2502"/>
    <w:rsid w:val="00CF2C15"/>
    <w:rsid w:val="00CF486B"/>
    <w:rsid w:val="00CF4C52"/>
    <w:rsid w:val="00CF50DA"/>
    <w:rsid w:val="00CF5DC5"/>
    <w:rsid w:val="00CF6C6F"/>
    <w:rsid w:val="00CF747A"/>
    <w:rsid w:val="00D00D23"/>
    <w:rsid w:val="00D05238"/>
    <w:rsid w:val="00D05DF8"/>
    <w:rsid w:val="00D064D7"/>
    <w:rsid w:val="00D10DD2"/>
    <w:rsid w:val="00D21157"/>
    <w:rsid w:val="00D216CB"/>
    <w:rsid w:val="00D236E4"/>
    <w:rsid w:val="00D25768"/>
    <w:rsid w:val="00D25F0F"/>
    <w:rsid w:val="00D2638D"/>
    <w:rsid w:val="00D26D2E"/>
    <w:rsid w:val="00D3185B"/>
    <w:rsid w:val="00D3515E"/>
    <w:rsid w:val="00D36B83"/>
    <w:rsid w:val="00D37BAC"/>
    <w:rsid w:val="00D40DA5"/>
    <w:rsid w:val="00D43AE8"/>
    <w:rsid w:val="00D44B87"/>
    <w:rsid w:val="00D46257"/>
    <w:rsid w:val="00D463DA"/>
    <w:rsid w:val="00D47370"/>
    <w:rsid w:val="00D520B5"/>
    <w:rsid w:val="00D52D46"/>
    <w:rsid w:val="00D52FB1"/>
    <w:rsid w:val="00D541B7"/>
    <w:rsid w:val="00D56213"/>
    <w:rsid w:val="00D578D6"/>
    <w:rsid w:val="00D60382"/>
    <w:rsid w:val="00D62B2F"/>
    <w:rsid w:val="00D659A7"/>
    <w:rsid w:val="00D6675C"/>
    <w:rsid w:val="00D67A54"/>
    <w:rsid w:val="00D67BC5"/>
    <w:rsid w:val="00D67C07"/>
    <w:rsid w:val="00D7086B"/>
    <w:rsid w:val="00D70FE8"/>
    <w:rsid w:val="00D71282"/>
    <w:rsid w:val="00D726FD"/>
    <w:rsid w:val="00D72D65"/>
    <w:rsid w:val="00D7361A"/>
    <w:rsid w:val="00D75C05"/>
    <w:rsid w:val="00D77AE5"/>
    <w:rsid w:val="00D81FA3"/>
    <w:rsid w:val="00D848B4"/>
    <w:rsid w:val="00D86844"/>
    <w:rsid w:val="00D9057E"/>
    <w:rsid w:val="00D91C0A"/>
    <w:rsid w:val="00D931B9"/>
    <w:rsid w:val="00DA0E34"/>
    <w:rsid w:val="00DA198B"/>
    <w:rsid w:val="00DA2FC7"/>
    <w:rsid w:val="00DA4B34"/>
    <w:rsid w:val="00DA5307"/>
    <w:rsid w:val="00DA65F0"/>
    <w:rsid w:val="00DA6981"/>
    <w:rsid w:val="00DA72A8"/>
    <w:rsid w:val="00DB0C02"/>
    <w:rsid w:val="00DB34D5"/>
    <w:rsid w:val="00DB56D6"/>
    <w:rsid w:val="00DB61C8"/>
    <w:rsid w:val="00DB7DC0"/>
    <w:rsid w:val="00DC3282"/>
    <w:rsid w:val="00DC3D1C"/>
    <w:rsid w:val="00DC4889"/>
    <w:rsid w:val="00DD0120"/>
    <w:rsid w:val="00DD04F1"/>
    <w:rsid w:val="00DD088B"/>
    <w:rsid w:val="00DD14E0"/>
    <w:rsid w:val="00DD153E"/>
    <w:rsid w:val="00DD5092"/>
    <w:rsid w:val="00DD54E9"/>
    <w:rsid w:val="00DE1E4E"/>
    <w:rsid w:val="00DE3D49"/>
    <w:rsid w:val="00DE54BD"/>
    <w:rsid w:val="00DE572E"/>
    <w:rsid w:val="00DE6D79"/>
    <w:rsid w:val="00DF1018"/>
    <w:rsid w:val="00DF5346"/>
    <w:rsid w:val="00DF71C2"/>
    <w:rsid w:val="00E0123B"/>
    <w:rsid w:val="00E01789"/>
    <w:rsid w:val="00E02A2D"/>
    <w:rsid w:val="00E04459"/>
    <w:rsid w:val="00E11988"/>
    <w:rsid w:val="00E12BE5"/>
    <w:rsid w:val="00E14B70"/>
    <w:rsid w:val="00E1539D"/>
    <w:rsid w:val="00E20559"/>
    <w:rsid w:val="00E20E28"/>
    <w:rsid w:val="00E21007"/>
    <w:rsid w:val="00E21A5E"/>
    <w:rsid w:val="00E2543A"/>
    <w:rsid w:val="00E26639"/>
    <w:rsid w:val="00E26B5C"/>
    <w:rsid w:val="00E3369A"/>
    <w:rsid w:val="00E33BB3"/>
    <w:rsid w:val="00E35B76"/>
    <w:rsid w:val="00E36192"/>
    <w:rsid w:val="00E40B75"/>
    <w:rsid w:val="00E40F1D"/>
    <w:rsid w:val="00E422BD"/>
    <w:rsid w:val="00E424C5"/>
    <w:rsid w:val="00E42BE7"/>
    <w:rsid w:val="00E42E09"/>
    <w:rsid w:val="00E434A7"/>
    <w:rsid w:val="00E436F3"/>
    <w:rsid w:val="00E43BAD"/>
    <w:rsid w:val="00E45913"/>
    <w:rsid w:val="00E47610"/>
    <w:rsid w:val="00E503CD"/>
    <w:rsid w:val="00E51140"/>
    <w:rsid w:val="00E51E34"/>
    <w:rsid w:val="00E522DD"/>
    <w:rsid w:val="00E53793"/>
    <w:rsid w:val="00E56120"/>
    <w:rsid w:val="00E57A20"/>
    <w:rsid w:val="00E6056B"/>
    <w:rsid w:val="00E636C7"/>
    <w:rsid w:val="00E64454"/>
    <w:rsid w:val="00E6597A"/>
    <w:rsid w:val="00E65D90"/>
    <w:rsid w:val="00E66C1A"/>
    <w:rsid w:val="00E706B9"/>
    <w:rsid w:val="00E74BAF"/>
    <w:rsid w:val="00E77B7E"/>
    <w:rsid w:val="00E800AB"/>
    <w:rsid w:val="00E81C7D"/>
    <w:rsid w:val="00E82313"/>
    <w:rsid w:val="00E841B4"/>
    <w:rsid w:val="00E85ABF"/>
    <w:rsid w:val="00E86E78"/>
    <w:rsid w:val="00E86EBA"/>
    <w:rsid w:val="00E87CFC"/>
    <w:rsid w:val="00E92C4D"/>
    <w:rsid w:val="00E95986"/>
    <w:rsid w:val="00E968BC"/>
    <w:rsid w:val="00E976D6"/>
    <w:rsid w:val="00EA11CE"/>
    <w:rsid w:val="00EA1BE5"/>
    <w:rsid w:val="00EA3016"/>
    <w:rsid w:val="00EA633D"/>
    <w:rsid w:val="00EB1768"/>
    <w:rsid w:val="00EB494A"/>
    <w:rsid w:val="00EB6AA8"/>
    <w:rsid w:val="00EB7C27"/>
    <w:rsid w:val="00EC286B"/>
    <w:rsid w:val="00EC5BBF"/>
    <w:rsid w:val="00ED0320"/>
    <w:rsid w:val="00ED14F1"/>
    <w:rsid w:val="00ED1B2F"/>
    <w:rsid w:val="00ED362D"/>
    <w:rsid w:val="00ED6BEE"/>
    <w:rsid w:val="00ED7F65"/>
    <w:rsid w:val="00EE4161"/>
    <w:rsid w:val="00EE4D2A"/>
    <w:rsid w:val="00EE59DA"/>
    <w:rsid w:val="00EE6056"/>
    <w:rsid w:val="00EE65B3"/>
    <w:rsid w:val="00EE7AD9"/>
    <w:rsid w:val="00EF1CFF"/>
    <w:rsid w:val="00EF3CC9"/>
    <w:rsid w:val="00EF6396"/>
    <w:rsid w:val="00EF6C3D"/>
    <w:rsid w:val="00F00474"/>
    <w:rsid w:val="00F01238"/>
    <w:rsid w:val="00F0164D"/>
    <w:rsid w:val="00F021BD"/>
    <w:rsid w:val="00F0372E"/>
    <w:rsid w:val="00F037FF"/>
    <w:rsid w:val="00F045FC"/>
    <w:rsid w:val="00F05095"/>
    <w:rsid w:val="00F06DC7"/>
    <w:rsid w:val="00F0785B"/>
    <w:rsid w:val="00F1218D"/>
    <w:rsid w:val="00F1318D"/>
    <w:rsid w:val="00F13215"/>
    <w:rsid w:val="00F13684"/>
    <w:rsid w:val="00F1487F"/>
    <w:rsid w:val="00F15FC5"/>
    <w:rsid w:val="00F2007C"/>
    <w:rsid w:val="00F20100"/>
    <w:rsid w:val="00F23FF7"/>
    <w:rsid w:val="00F24018"/>
    <w:rsid w:val="00F25B1B"/>
    <w:rsid w:val="00F26C5C"/>
    <w:rsid w:val="00F338D6"/>
    <w:rsid w:val="00F34D38"/>
    <w:rsid w:val="00F35CF2"/>
    <w:rsid w:val="00F36189"/>
    <w:rsid w:val="00F36F0D"/>
    <w:rsid w:val="00F37084"/>
    <w:rsid w:val="00F37484"/>
    <w:rsid w:val="00F37AD0"/>
    <w:rsid w:val="00F402C5"/>
    <w:rsid w:val="00F4063A"/>
    <w:rsid w:val="00F414F0"/>
    <w:rsid w:val="00F41A99"/>
    <w:rsid w:val="00F4284E"/>
    <w:rsid w:val="00F42E62"/>
    <w:rsid w:val="00F437F6"/>
    <w:rsid w:val="00F440E1"/>
    <w:rsid w:val="00F4524A"/>
    <w:rsid w:val="00F51E8E"/>
    <w:rsid w:val="00F52834"/>
    <w:rsid w:val="00F5409F"/>
    <w:rsid w:val="00F55566"/>
    <w:rsid w:val="00F56646"/>
    <w:rsid w:val="00F575F2"/>
    <w:rsid w:val="00F57FF5"/>
    <w:rsid w:val="00F6031E"/>
    <w:rsid w:val="00F60E8E"/>
    <w:rsid w:val="00F64E48"/>
    <w:rsid w:val="00F7104D"/>
    <w:rsid w:val="00F7129C"/>
    <w:rsid w:val="00F71BEF"/>
    <w:rsid w:val="00F74489"/>
    <w:rsid w:val="00F75AB6"/>
    <w:rsid w:val="00F77D98"/>
    <w:rsid w:val="00F81BEB"/>
    <w:rsid w:val="00F82310"/>
    <w:rsid w:val="00F82469"/>
    <w:rsid w:val="00F8343A"/>
    <w:rsid w:val="00F86DA9"/>
    <w:rsid w:val="00F90531"/>
    <w:rsid w:val="00F90F78"/>
    <w:rsid w:val="00F92F67"/>
    <w:rsid w:val="00F97F31"/>
    <w:rsid w:val="00FA0336"/>
    <w:rsid w:val="00FA5C3B"/>
    <w:rsid w:val="00FA7985"/>
    <w:rsid w:val="00FB4EBC"/>
    <w:rsid w:val="00FB57EB"/>
    <w:rsid w:val="00FB67F2"/>
    <w:rsid w:val="00FC0319"/>
    <w:rsid w:val="00FC1212"/>
    <w:rsid w:val="00FC1FAC"/>
    <w:rsid w:val="00FC3DF6"/>
    <w:rsid w:val="00FC5FE2"/>
    <w:rsid w:val="00FC69E7"/>
    <w:rsid w:val="00FD47E6"/>
    <w:rsid w:val="00FD5D83"/>
    <w:rsid w:val="00FD7957"/>
    <w:rsid w:val="00FD7D1F"/>
    <w:rsid w:val="00FE03D8"/>
    <w:rsid w:val="00FE51BA"/>
    <w:rsid w:val="00FE6C8B"/>
    <w:rsid w:val="00FF0190"/>
    <w:rsid w:val="00FF0EDE"/>
    <w:rsid w:val="00FF1CED"/>
    <w:rsid w:val="00FF63C1"/>
    <w:rsid w:val="00FF6CF7"/>
    <w:rsid w:val="00FF7D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57DD6"/>
  <w15:docId w15:val="{DFAE1770-3F85-4586-BE65-C47C5859B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hAnsi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rPr>
      <w:rFonts w:asciiTheme="minorHAnsi" w:hAnsiTheme="minorHAnsi"/>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basedOn w:val="DefaultParagraphFont"/>
    <w:link w:val="ListParagraph"/>
    <w:uiPriority w:val="34"/>
    <w:rPr>
      <w:rFonts w:asciiTheme="minorHAnsi" w:hAnsiTheme="minorHAnsi"/>
    </w:rPr>
  </w:style>
  <w:style w:type="character" w:styleId="PlaceholderText">
    <w:name w:val="Placeholder Text"/>
    <w:basedOn w:val="DefaultParagraphFont"/>
    <w:uiPriority w:val="99"/>
    <w:semiHidden/>
    <w:rPr>
      <w:color w:val="808080"/>
    </w:rPr>
  </w:style>
  <w:style w:type="table" w:styleId="TableGrid">
    <w:name w:val="Table Grid"/>
    <w:basedOn w:val="TableNormal"/>
    <w:uiPriority w:val="59"/>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Pr>
      <w:sz w:val="16"/>
      <w:szCs w:val="16"/>
    </w:rPr>
  </w:style>
  <w:style w:type="paragraph" w:styleId="CommentText">
    <w:name w:val="annotation text"/>
    <w:basedOn w:val="Normal"/>
    <w:link w:val="CommentTextChar"/>
    <w:uiPriority w:val="99"/>
    <w:unhideWhenUsed/>
    <w:pPr>
      <w:spacing w:after="0" w:line="240" w:lineRule="auto"/>
      <w:jc w:val="right"/>
    </w:pPr>
    <w:rPr>
      <w:rFonts w:ascii="Arial" w:eastAsia="Times New Roman" w:hAnsi="Arial" w:cs="Times New Roman"/>
      <w:b/>
      <w:sz w:val="20"/>
      <w:szCs w:val="20"/>
      <w:lang w:eastAsia="en-GB"/>
    </w:rPr>
  </w:style>
  <w:style w:type="character" w:customStyle="1" w:styleId="CommentTextChar">
    <w:name w:val="Comment Text Char"/>
    <w:basedOn w:val="DefaultParagraphFont"/>
    <w:link w:val="CommentText"/>
    <w:uiPriority w:val="99"/>
    <w:rPr>
      <w:rFonts w:ascii="Arial" w:eastAsia="Times New Roman" w:hAnsi="Arial" w:cs="Times New Roman"/>
      <w:b/>
      <w:sz w:val="20"/>
      <w:szCs w:val="20"/>
      <w:lang w:eastAsia="en-GB"/>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Default">
    <w:name w:val="Default"/>
    <w:pPr>
      <w:widowControl w:val="0"/>
      <w:autoSpaceDE w:val="0"/>
      <w:autoSpaceDN w:val="0"/>
      <w:adjustRightInd w:val="0"/>
      <w:spacing w:after="0" w:line="240" w:lineRule="auto"/>
    </w:pPr>
    <w:rPr>
      <w:rFonts w:ascii="Arial" w:eastAsiaTheme="minorEastAsia" w:hAnsi="Arial" w:cs="Arial"/>
      <w:color w:val="000000"/>
      <w:sz w:val="24"/>
      <w:szCs w:val="24"/>
      <w:lang w:eastAsia="en-GB"/>
    </w:rPr>
  </w:style>
  <w:style w:type="paragraph" w:customStyle="1" w:styleId="CM1">
    <w:name w:val="CM1"/>
    <w:basedOn w:val="Default"/>
    <w:next w:val="Default"/>
    <w:uiPriority w:val="99"/>
    <w:pPr>
      <w:spacing w:line="226" w:lineRule="atLeast"/>
    </w:pPr>
    <w:rPr>
      <w:color w:val="auto"/>
    </w:rPr>
  </w:style>
  <w:style w:type="table" w:customStyle="1" w:styleId="TableGrid2">
    <w:name w:val="Table Grid2"/>
    <w:basedOn w:val="TableNormal"/>
    <w:next w:val="TableGrid"/>
    <w:uiPriority w:val="59"/>
    <w:pPr>
      <w:spacing w:after="0" w:line="240" w:lineRule="auto"/>
    </w:pPr>
    <w:rPr>
      <w:rFonts w:asciiTheme="minorHAnsi" w:eastAsiaTheme="minorEastAsia" w:hAnsiTheme="minorHAns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pPr>
      <w:spacing w:after="200"/>
      <w:jc w:val="left"/>
    </w:pPr>
    <w:rPr>
      <w:rFonts w:asciiTheme="minorHAnsi" w:eastAsiaTheme="minorHAnsi" w:hAnsiTheme="minorHAnsi" w:cstheme="minorBidi"/>
      <w:bCs/>
      <w:lang w:eastAsia="en-US"/>
    </w:rPr>
  </w:style>
  <w:style w:type="character" w:customStyle="1" w:styleId="CommentSubjectChar">
    <w:name w:val="Comment Subject Char"/>
    <w:basedOn w:val="CommentTextChar"/>
    <w:link w:val="CommentSubject"/>
    <w:uiPriority w:val="99"/>
    <w:semiHidden/>
    <w:rPr>
      <w:rFonts w:asciiTheme="minorHAnsi" w:eastAsia="Times New Roman" w:hAnsiTheme="minorHAnsi" w:cs="Times New Roman"/>
      <w:b/>
      <w:bCs/>
      <w:sz w:val="20"/>
      <w:szCs w:val="20"/>
      <w:lang w:eastAsia="en-GB"/>
    </w:rPr>
  </w:style>
  <w:style w:type="paragraph" w:styleId="Revision">
    <w:name w:val="Revision"/>
    <w:hidden/>
    <w:uiPriority w:val="99"/>
    <w:semiHidden/>
    <w:rsid w:val="00931886"/>
    <w:pPr>
      <w:spacing w:after="0" w:line="240" w:lineRule="auto"/>
    </w:pPr>
    <w:rPr>
      <w:rFonts w:asciiTheme="minorHAnsi" w:hAnsiTheme="minorHAnsi"/>
    </w:rPr>
  </w:style>
  <w:style w:type="character" w:styleId="Hyperlink">
    <w:name w:val="Hyperlink"/>
    <w:basedOn w:val="DefaultParagraphFont"/>
    <w:uiPriority w:val="99"/>
    <w:unhideWhenUsed/>
    <w:rsid w:val="00A84187"/>
    <w:rPr>
      <w:color w:val="0563C1" w:themeColor="hyperlink"/>
      <w:u w:val="single"/>
    </w:rPr>
  </w:style>
  <w:style w:type="character" w:styleId="UnresolvedMention">
    <w:name w:val="Unresolved Mention"/>
    <w:basedOn w:val="DefaultParagraphFont"/>
    <w:uiPriority w:val="99"/>
    <w:semiHidden/>
    <w:unhideWhenUsed/>
    <w:rsid w:val="00A841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43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7cd9695-7a8e-47e4-af30-431deb929bd8">
      <Terms xmlns="http://schemas.microsoft.com/office/infopath/2007/PartnerControls"/>
    </lcf76f155ced4ddcb4097134ff3c332f>
    <TaxCatchAll xmlns="3280c5d4-f8f4-42f1-9fd9-2219f568226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C1A1BA2A8286045A8DB6110568033BD" ma:contentTypeVersion="14" ma:contentTypeDescription="Create a new document." ma:contentTypeScope="" ma:versionID="3db5d03550233b241b5d70ce1372262b">
  <xsd:schema xmlns:xsd="http://www.w3.org/2001/XMLSchema" xmlns:xs="http://www.w3.org/2001/XMLSchema" xmlns:p="http://schemas.microsoft.com/office/2006/metadata/properties" xmlns:ns2="67cd9695-7a8e-47e4-af30-431deb929bd8" xmlns:ns3="3280c5d4-f8f4-42f1-9fd9-2219f5682262" targetNamespace="http://schemas.microsoft.com/office/2006/metadata/properties" ma:root="true" ma:fieldsID="64c99a369f0eae76fce450f06c0c6f79" ns2:_="" ns3:_="">
    <xsd:import namespace="67cd9695-7a8e-47e4-af30-431deb929bd8"/>
    <xsd:import namespace="3280c5d4-f8f4-42f1-9fd9-2219f568226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cd9695-7a8e-47e4-af30-431deb929b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99a41eb-a95e-41d4-a688-c3ba58fbb92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80c5d4-f8f4-42f1-9fd9-2219f5682262" elementFormDefault="qualified">
    <xsd:import namespace="http://schemas.microsoft.com/office/2006/documentManagement/types"/>
    <xsd:import namespace="http://schemas.microsoft.com/office/infopath/2007/PartnerControls"/>
    <xsd:element name="SharedWithUsers" ma:index="12"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083d798-d00c-4d10-bfef-e75a77896bba}" ma:internalName="TaxCatchAll" ma:showField="CatchAllData" ma:web="3280c5d4-f8f4-42f1-9fd9-2219f56822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6017E-7374-441F-9395-DD7E937552FE}">
  <ds:schemaRefs>
    <ds:schemaRef ds:uri="http://schemas.microsoft.com/office/2006/metadata/properties"/>
    <ds:schemaRef ds:uri="http://schemas.microsoft.com/office/infopath/2007/PartnerControls"/>
    <ds:schemaRef ds:uri="67cd9695-7a8e-47e4-af30-431deb929bd8"/>
    <ds:schemaRef ds:uri="3280c5d4-f8f4-42f1-9fd9-2219f5682262"/>
  </ds:schemaRefs>
</ds:datastoreItem>
</file>

<file path=customXml/itemProps2.xml><?xml version="1.0" encoding="utf-8"?>
<ds:datastoreItem xmlns:ds="http://schemas.openxmlformats.org/officeDocument/2006/customXml" ds:itemID="{B3A65914-892B-4D5D-A584-BED98BC20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cd9695-7a8e-47e4-af30-431deb929bd8"/>
    <ds:schemaRef ds:uri="3280c5d4-f8f4-42f1-9fd9-2219f56822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339608-E866-4B8F-AEFF-4CA49F99C7E8}">
  <ds:schemaRefs>
    <ds:schemaRef ds:uri="http://schemas.microsoft.com/sharepoint/v3/contenttype/forms"/>
  </ds:schemaRefs>
</ds:datastoreItem>
</file>

<file path=customXml/itemProps4.xml><?xml version="1.0" encoding="utf-8"?>
<ds:datastoreItem xmlns:ds="http://schemas.openxmlformats.org/officeDocument/2006/customXml" ds:itemID="{0AB18F80-5A59-4C1E-B4C7-2114922C9BE8}">
  <ds:schemaRefs>
    <ds:schemaRef ds:uri="http://schemas.openxmlformats.org/officeDocument/2006/bibliography"/>
  </ds:schemaRefs>
</ds:datastoreItem>
</file>

<file path=docMetadata/LabelInfo.xml><?xml version="1.0" encoding="utf-8"?>
<clbl:labelList xmlns:clbl="http://schemas.microsoft.com/office/2020/mipLabelMetadata">
  <clbl:label id="{dcd851a1-3c45-48fb-987f-ea4c054b6399}" enabled="0" method="" siteId="{dcd851a1-3c45-48fb-987f-ea4c054b6399}" removed="1"/>
</clbl:labelList>
</file>

<file path=docProps/app.xml><?xml version="1.0" encoding="utf-8"?>
<Properties xmlns="http://schemas.openxmlformats.org/officeDocument/2006/extended-properties" xmlns:vt="http://schemas.openxmlformats.org/officeDocument/2006/docPropsVTypes">
  <Template>Normal.dotm</Template>
  <TotalTime>1244</TotalTime>
  <Pages>15</Pages>
  <Words>6644</Words>
  <Characters>37872</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M2l V1 11/17</vt:lpstr>
    </vt:vector>
  </TitlesOfParts>
  <Company>Morton Fraser</Company>
  <LinksUpToDate>false</LinksUpToDate>
  <CharactersWithSpaces>44428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M2l V1 11/17</dc:title>
  <dc:creator>Jennafer Small</dc:creator>
  <cp:lastModifiedBy>Kyle McKinney</cp:lastModifiedBy>
  <cp:revision>357</cp:revision>
  <cp:lastPrinted>2019-05-17T08:29:00Z</cp:lastPrinted>
  <dcterms:created xsi:type="dcterms:W3CDTF">2026-03-11T12:18:00Z</dcterms:created>
  <dcterms:modified xsi:type="dcterms:W3CDTF">2026-04-21T15:46:00Z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0x010100BC1A1BA2A8286045A8DB6110568033BD</vt:lpwstr>
  </property>
  <property fmtid="{D5CDD505-2E9C-101B-9397-08002B2CF9AE}" pid="3" name="MediaServiceImageTags">
    <vt:lpwstr/>
  </property>
</Properties>
</file>